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32114C0B" w:rsidR="00AD2D05" w:rsidRDefault="00AD2D05">
      <w:pPr>
        <w:jc w:val="center"/>
        <w:rPr>
          <w:rFonts w:cs="Times"/>
          <w:b/>
        </w:rPr>
      </w:pPr>
      <w:bookmarkStart w:id="0" w:name="_Toc437420135"/>
      <w:bookmarkStart w:id="1" w:name="_Toc511529924"/>
      <w:bookmarkStart w:id="2" w:name="_Toc18472743"/>
      <w:bookmarkStart w:id="3" w:name="_Toc19599077"/>
    </w:p>
    <w:bookmarkEnd w:id="0"/>
    <w:bookmarkEnd w:id="1"/>
    <w:bookmarkEnd w:id="2"/>
    <w:bookmarkEnd w:id="3"/>
    <w:p w14:paraId="0A37501D" w14:textId="77777777" w:rsidR="00784CF7" w:rsidRDefault="00784CF7" w:rsidP="00784CF7">
      <w:pPr>
        <w:pStyle w:val="Title"/>
      </w:pPr>
    </w:p>
    <w:p w14:paraId="5DAB6C7B" w14:textId="77777777" w:rsidR="0092441B" w:rsidRDefault="0092441B" w:rsidP="00784CF7">
      <w:pPr>
        <w:pStyle w:val="Title"/>
      </w:pPr>
    </w:p>
    <w:p w14:paraId="02EB378F" w14:textId="77777777" w:rsidR="0092441B" w:rsidRDefault="0092441B" w:rsidP="00784CF7">
      <w:pPr>
        <w:pStyle w:val="Title"/>
      </w:pPr>
    </w:p>
    <w:p w14:paraId="6A05A809" w14:textId="4AD9804F" w:rsidR="00784CF7" w:rsidRDefault="00863956" w:rsidP="00784CF7">
      <w:pPr>
        <w:pStyle w:val="Title"/>
      </w:pPr>
      <w:r>
        <w:rPr>
          <w:noProof/>
        </w:rPr>
        <w:drawing>
          <wp:inline distT="0" distB="0" distL="0" distR="0" wp14:anchorId="151C4286" wp14:editId="434D29AE">
            <wp:extent cx="6172200" cy="2063115"/>
            <wp:effectExtent l="0" t="0" r="0" b="0"/>
            <wp:docPr id="1977565790" name="Picture 1" descr="Logo, company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65790" name="Picture 1" descr="Logo, company nam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172200" cy="2063115"/>
                    </a:xfrm>
                    <a:prstGeom prst="rect">
                      <a:avLst/>
                    </a:prstGeom>
                  </pic:spPr>
                </pic:pic>
              </a:graphicData>
            </a:graphic>
          </wp:inline>
        </w:drawing>
      </w:r>
      <w:r w:rsidR="00862D58">
        <w:rPr>
          <w:noProof/>
        </w:rPr>
        <w:tab/>
      </w:r>
      <w:r w:rsidR="00862D58" w:rsidRPr="0F38AD82">
        <w:rPr>
          <w:noProof/>
        </w:rPr>
        <w:t xml:space="preserve"> </w:t>
      </w:r>
      <w:r w:rsidR="00862D58">
        <w:rPr>
          <w:noProof/>
        </w:rPr>
        <w:t xml:space="preserve">                                                                        </w:t>
      </w:r>
    </w:p>
    <w:p w14:paraId="5A39BBE3" w14:textId="77777777" w:rsidR="00871748" w:rsidRDefault="00871748" w:rsidP="00784CF7">
      <w:pPr>
        <w:pStyle w:val="Title"/>
      </w:pPr>
    </w:p>
    <w:p w14:paraId="41C8F396" w14:textId="77777777" w:rsidR="00871748" w:rsidRDefault="00871748" w:rsidP="00784CF7">
      <w:pPr>
        <w:pStyle w:val="Title"/>
      </w:pPr>
    </w:p>
    <w:p w14:paraId="72A3D3EC" w14:textId="77777777" w:rsidR="00871748" w:rsidRDefault="00871748" w:rsidP="00784CF7">
      <w:pPr>
        <w:pStyle w:val="Title"/>
      </w:pPr>
    </w:p>
    <w:p w14:paraId="17669A1B" w14:textId="69806DFB" w:rsidR="00784CF7" w:rsidRDefault="00784CF7" w:rsidP="00784CF7">
      <w:pPr>
        <w:pStyle w:val="Title"/>
      </w:pPr>
    </w:p>
    <w:p w14:paraId="0D0B940D" w14:textId="77777777" w:rsidR="00784CF7" w:rsidRDefault="00784CF7" w:rsidP="00784CF7">
      <w:pPr>
        <w:pStyle w:val="Title"/>
      </w:pPr>
    </w:p>
    <w:p w14:paraId="0E27B00A" w14:textId="7FE5212F" w:rsidR="00784CF7" w:rsidRDefault="00784CF7" w:rsidP="00784CF7">
      <w:pPr>
        <w:pStyle w:val="Title"/>
        <w:rPr>
          <w:rFonts w:ascii="Calibri" w:hAnsi="Calibri" w:cs="Calibri"/>
          <w:b w:val="0"/>
          <w:color w:val="002060"/>
          <w:sz w:val="36"/>
          <w:szCs w:val="36"/>
        </w:rPr>
      </w:pPr>
    </w:p>
    <w:p w14:paraId="127BF6A4" w14:textId="087D005F" w:rsidR="00784CF7" w:rsidRPr="008771A5" w:rsidRDefault="00CB5D8D" w:rsidP="00784CF7">
      <w:pPr>
        <w:pStyle w:val="Title"/>
        <w:rPr>
          <w:rFonts w:ascii="Times New Roman" w:hAnsi="Times New Roman"/>
          <w:sz w:val="48"/>
          <w:szCs w:val="48"/>
        </w:rPr>
      </w:pPr>
      <w:r w:rsidRPr="00CB5D8D">
        <w:rPr>
          <w:rFonts w:ascii="Times New Roman" w:hAnsi="Times New Roman"/>
          <w:bCs/>
          <w:sz w:val="48"/>
          <w:szCs w:val="48"/>
        </w:rPr>
        <w:t xml:space="preserve">Awareness and Training </w:t>
      </w:r>
      <w:r w:rsidR="009F0AEF">
        <w:rPr>
          <w:rFonts w:ascii="Times New Roman" w:hAnsi="Times New Roman"/>
          <w:sz w:val="48"/>
          <w:szCs w:val="48"/>
        </w:rPr>
        <w:t>Policy</w:t>
      </w:r>
    </w:p>
    <w:p w14:paraId="2244FB24" w14:textId="50896491" w:rsidR="00BF4D3F" w:rsidRPr="008771A5" w:rsidRDefault="00BF4D3F" w:rsidP="00BF4D3F">
      <w:pPr>
        <w:jc w:val="center"/>
        <w:rPr>
          <w:rFonts w:ascii="Times New Roman" w:hAnsi="Times New Roman"/>
          <w:b/>
          <w:sz w:val="36"/>
          <w:szCs w:val="36"/>
        </w:rPr>
      </w:pPr>
    </w:p>
    <w:p w14:paraId="55BC0B01" w14:textId="58AABCB8" w:rsidR="00BF4D3F" w:rsidRPr="008771A5" w:rsidRDefault="00BF4D3F" w:rsidP="00BF4D3F">
      <w:pPr>
        <w:jc w:val="center"/>
        <w:rPr>
          <w:rFonts w:ascii="Times New Roman" w:hAnsi="Times New Roman"/>
          <w:b/>
          <w:sz w:val="36"/>
          <w:szCs w:val="36"/>
        </w:rPr>
      </w:pPr>
    </w:p>
    <w:p w14:paraId="37A06AD8" w14:textId="202FAD59" w:rsidR="00BF4D3F" w:rsidRPr="008771A5" w:rsidRDefault="00BF4D3F" w:rsidP="00BF4D3F">
      <w:pPr>
        <w:jc w:val="center"/>
        <w:rPr>
          <w:rFonts w:ascii="Times New Roman" w:hAnsi="Times New Roman"/>
          <w:b/>
          <w:sz w:val="36"/>
          <w:szCs w:val="36"/>
        </w:rPr>
      </w:pPr>
    </w:p>
    <w:p w14:paraId="6019F0BE" w14:textId="27A451B3" w:rsidR="00BF4D3F" w:rsidRPr="008771A5" w:rsidRDefault="005524CD" w:rsidP="005524CD">
      <w:pPr>
        <w:tabs>
          <w:tab w:val="left" w:pos="7770"/>
        </w:tabs>
        <w:jc w:val="left"/>
        <w:rPr>
          <w:rFonts w:ascii="Times New Roman" w:hAnsi="Times New Roman"/>
          <w:b/>
          <w:sz w:val="36"/>
          <w:szCs w:val="36"/>
        </w:rPr>
      </w:pPr>
      <w:r w:rsidRPr="008771A5">
        <w:rPr>
          <w:rFonts w:ascii="Times New Roman" w:hAnsi="Times New Roman"/>
          <w:b/>
          <w:sz w:val="36"/>
          <w:szCs w:val="36"/>
        </w:rPr>
        <w:tab/>
      </w:r>
    </w:p>
    <w:p w14:paraId="4B94D5A5" w14:textId="552A4BD0" w:rsidR="00784CF7" w:rsidRPr="008771A5" w:rsidRDefault="00784CF7" w:rsidP="00B461BF">
      <w:pPr>
        <w:jc w:val="center"/>
        <w:rPr>
          <w:rFonts w:ascii="Times New Roman" w:hAnsi="Times New Roman"/>
          <w:b/>
          <w:sz w:val="36"/>
          <w:szCs w:val="36"/>
        </w:rPr>
      </w:pPr>
    </w:p>
    <w:p w14:paraId="33E64736" w14:textId="2BD8E013" w:rsidR="000B5420" w:rsidRPr="00E44E4C" w:rsidRDefault="00254D59" w:rsidP="4375088F">
      <w:pPr>
        <w:jc w:val="center"/>
        <w:rPr>
          <w:rFonts w:ascii="Times New Roman" w:hAnsi="Times New Roman"/>
          <w:b/>
          <w:bCs/>
          <w:sz w:val="36"/>
          <w:szCs w:val="36"/>
        </w:rPr>
        <w:sectPr w:rsidR="000B5420" w:rsidRPr="00E44E4C" w:rsidSect="009F13BF">
          <w:headerReference w:type="default" r:id="rId12"/>
          <w:footerReference w:type="default" r:id="rId13"/>
          <w:headerReference w:type="first" r:id="rId14"/>
          <w:footerReference w:type="first" r:id="rId15"/>
          <w:pgSz w:w="12240" w:h="15840" w:code="1"/>
          <w:pgMar w:top="1152" w:right="1080" w:bottom="1253" w:left="1440" w:header="720" w:footer="720" w:gutter="0"/>
          <w:pgNumType w:fmt="lowerRoman" w:start="1"/>
          <w:cols w:space="720"/>
          <w:titlePg/>
          <w:docGrid w:linePitch="299"/>
        </w:sectPr>
      </w:pPr>
      <w:r>
        <w:rPr>
          <w:rFonts w:ascii="Times New Roman" w:hAnsi="Times New Roman"/>
          <w:b/>
          <w:bCs/>
          <w:sz w:val="36"/>
          <w:szCs w:val="36"/>
        </w:rPr>
        <w:t>January</w:t>
      </w:r>
      <w:r w:rsidR="008771A5" w:rsidRPr="008771A5">
        <w:rPr>
          <w:rFonts w:ascii="Times New Roman" w:hAnsi="Times New Roman"/>
          <w:b/>
          <w:bCs/>
          <w:sz w:val="36"/>
          <w:szCs w:val="36"/>
        </w:rPr>
        <w:t xml:space="preserve"> </w:t>
      </w:r>
      <w:r>
        <w:rPr>
          <w:rFonts w:ascii="Times New Roman" w:hAnsi="Times New Roman"/>
          <w:b/>
          <w:bCs/>
          <w:sz w:val="36"/>
          <w:szCs w:val="36"/>
        </w:rPr>
        <w:t>10</w:t>
      </w:r>
      <w:r w:rsidR="00E44E4C" w:rsidRPr="008771A5">
        <w:rPr>
          <w:rFonts w:ascii="Times New Roman" w:hAnsi="Times New Roman"/>
          <w:b/>
          <w:bCs/>
          <w:sz w:val="36"/>
          <w:szCs w:val="36"/>
        </w:rPr>
        <w:t>, 202</w:t>
      </w:r>
      <w:r>
        <w:rPr>
          <w:rFonts w:ascii="Times New Roman" w:hAnsi="Times New Roman"/>
          <w:b/>
          <w:bCs/>
          <w:sz w:val="36"/>
          <w:szCs w:val="36"/>
        </w:rPr>
        <w:t>5</w:t>
      </w:r>
    </w:p>
    <w:p w14:paraId="0EF3842C" w14:textId="77777777" w:rsidR="00BF089E" w:rsidRDefault="00BF089E" w:rsidP="00784CF7">
      <w:pPr>
        <w:rPr>
          <w:rFonts w:cs="Calibri"/>
          <w:b/>
        </w:rPr>
      </w:pPr>
    </w:p>
    <w:p w14:paraId="58E462DF" w14:textId="6E8567FF" w:rsidR="00784CF7" w:rsidRDefault="00784CF7" w:rsidP="00BF089E">
      <w:pPr>
        <w:jc w:val="center"/>
        <w:rPr>
          <w:rFonts w:cs="Calibri"/>
          <w:b/>
          <w:sz w:val="24"/>
          <w:szCs w:val="24"/>
        </w:rPr>
      </w:pPr>
      <w:r w:rsidRPr="00BF089E">
        <w:rPr>
          <w:rFonts w:cs="Calibri"/>
          <w:b/>
          <w:sz w:val="24"/>
          <w:szCs w:val="24"/>
        </w:rPr>
        <w:t>Document History</w:t>
      </w:r>
    </w:p>
    <w:p w14:paraId="6184534D" w14:textId="77777777" w:rsidR="00D16EC8" w:rsidRPr="00BF089E" w:rsidRDefault="00D16EC8" w:rsidP="00BF089E">
      <w:pPr>
        <w:jc w:val="center"/>
        <w:rPr>
          <w:rFonts w:cs="Calibri"/>
          <w:b/>
          <w:sz w:val="24"/>
          <w:szCs w:val="24"/>
        </w:rPr>
      </w:pPr>
    </w:p>
    <w:tbl>
      <w:tblPr>
        <w:tblW w:w="1071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75"/>
        <w:gridCol w:w="1890"/>
        <w:gridCol w:w="1260"/>
        <w:gridCol w:w="1620"/>
        <w:gridCol w:w="1260"/>
        <w:gridCol w:w="3705"/>
      </w:tblGrid>
      <w:tr w:rsidR="00D16EC8" w:rsidRPr="006C4BC1" w14:paraId="18AA3C36" w14:textId="77777777" w:rsidTr="649C66C6">
        <w:trPr>
          <w:jc w:val="center"/>
        </w:trPr>
        <w:tc>
          <w:tcPr>
            <w:tcW w:w="975" w:type="dxa"/>
            <w:tcBorders>
              <w:top w:val="single" w:sz="12" w:space="0" w:color="auto"/>
              <w:bottom w:val="single" w:sz="6" w:space="0" w:color="auto"/>
            </w:tcBorders>
          </w:tcPr>
          <w:p w14:paraId="39DCEAEB" w14:textId="77777777" w:rsidR="00D16EC8" w:rsidRPr="006C4BC1" w:rsidRDefault="00D16EC8">
            <w:pPr>
              <w:jc w:val="center"/>
              <w:rPr>
                <w:rFonts w:ascii="Cambria" w:hAnsi="Cambria" w:cs="Arial"/>
                <w:b/>
                <w:sz w:val="18"/>
                <w:szCs w:val="18"/>
              </w:rPr>
            </w:pPr>
            <w:r>
              <w:rPr>
                <w:rFonts w:ascii="Cambria" w:hAnsi="Cambria" w:cs="Arial"/>
                <w:b/>
                <w:sz w:val="18"/>
                <w:szCs w:val="18"/>
              </w:rPr>
              <w:t xml:space="preserve">Version </w:t>
            </w:r>
            <w:r w:rsidRPr="006C4BC1">
              <w:rPr>
                <w:rFonts w:ascii="Cambria" w:hAnsi="Cambria" w:cs="Arial"/>
                <w:b/>
                <w:sz w:val="18"/>
                <w:szCs w:val="18"/>
              </w:rPr>
              <w:t>Number</w:t>
            </w:r>
          </w:p>
        </w:tc>
        <w:tc>
          <w:tcPr>
            <w:tcW w:w="1890" w:type="dxa"/>
            <w:tcBorders>
              <w:top w:val="single" w:sz="12" w:space="0" w:color="auto"/>
              <w:bottom w:val="single" w:sz="6" w:space="0" w:color="auto"/>
            </w:tcBorders>
          </w:tcPr>
          <w:p w14:paraId="6B2D0F50" w14:textId="77777777" w:rsidR="00D16EC8" w:rsidRPr="006C4BC1" w:rsidRDefault="00D16EC8">
            <w:pPr>
              <w:jc w:val="center"/>
              <w:rPr>
                <w:rFonts w:ascii="Cambria" w:hAnsi="Cambria" w:cs="Arial"/>
                <w:b/>
                <w:sz w:val="18"/>
                <w:szCs w:val="18"/>
              </w:rPr>
            </w:pPr>
            <w:r>
              <w:rPr>
                <w:rFonts w:ascii="Cambria" w:hAnsi="Cambria" w:cs="Arial"/>
                <w:b/>
                <w:sz w:val="18"/>
                <w:szCs w:val="18"/>
              </w:rPr>
              <w:t>Author</w:t>
            </w:r>
          </w:p>
        </w:tc>
        <w:tc>
          <w:tcPr>
            <w:tcW w:w="1260" w:type="dxa"/>
            <w:tcBorders>
              <w:top w:val="single" w:sz="12" w:space="0" w:color="auto"/>
              <w:bottom w:val="single" w:sz="6" w:space="0" w:color="auto"/>
            </w:tcBorders>
          </w:tcPr>
          <w:p w14:paraId="3AB15704" w14:textId="77777777" w:rsidR="00D16EC8" w:rsidRDefault="00D16EC8">
            <w:pPr>
              <w:jc w:val="center"/>
              <w:rPr>
                <w:rFonts w:ascii="Cambria" w:hAnsi="Cambria" w:cs="Arial"/>
                <w:b/>
                <w:sz w:val="18"/>
                <w:szCs w:val="18"/>
              </w:rPr>
            </w:pPr>
            <w:r>
              <w:rPr>
                <w:rFonts w:ascii="Cambria" w:hAnsi="Cambria" w:cs="Arial"/>
                <w:b/>
                <w:sz w:val="18"/>
                <w:szCs w:val="18"/>
              </w:rPr>
              <w:t>Revision</w:t>
            </w:r>
          </w:p>
          <w:p w14:paraId="4063FE1C" w14:textId="77777777" w:rsidR="00D16EC8" w:rsidRPr="006C4BC1" w:rsidRDefault="00D16EC8">
            <w:pPr>
              <w:jc w:val="center"/>
              <w:rPr>
                <w:rFonts w:ascii="Cambria" w:hAnsi="Cambria" w:cs="Arial"/>
                <w:b/>
                <w:sz w:val="18"/>
                <w:szCs w:val="18"/>
              </w:rPr>
            </w:pPr>
            <w:r>
              <w:rPr>
                <w:rFonts w:ascii="Cambria" w:hAnsi="Cambria" w:cs="Arial"/>
                <w:b/>
                <w:sz w:val="18"/>
                <w:szCs w:val="18"/>
              </w:rPr>
              <w:t>Date</w:t>
            </w:r>
          </w:p>
        </w:tc>
        <w:tc>
          <w:tcPr>
            <w:tcW w:w="1620" w:type="dxa"/>
            <w:tcBorders>
              <w:top w:val="single" w:sz="12" w:space="0" w:color="auto"/>
              <w:bottom w:val="single" w:sz="6" w:space="0" w:color="auto"/>
            </w:tcBorders>
          </w:tcPr>
          <w:p w14:paraId="571840DA" w14:textId="77777777" w:rsidR="00D16EC8" w:rsidRPr="006C4BC1" w:rsidRDefault="00D16EC8">
            <w:pPr>
              <w:jc w:val="center"/>
              <w:rPr>
                <w:rFonts w:ascii="Cambria" w:hAnsi="Cambria" w:cs="Arial"/>
                <w:b/>
                <w:sz w:val="18"/>
                <w:szCs w:val="18"/>
              </w:rPr>
            </w:pPr>
            <w:r>
              <w:rPr>
                <w:rFonts w:ascii="Cambria" w:hAnsi="Cambria" w:cs="Arial"/>
                <w:b/>
                <w:sz w:val="18"/>
                <w:szCs w:val="18"/>
              </w:rPr>
              <w:t>Approved by</w:t>
            </w:r>
          </w:p>
        </w:tc>
        <w:tc>
          <w:tcPr>
            <w:tcW w:w="1260" w:type="dxa"/>
            <w:tcBorders>
              <w:top w:val="single" w:sz="12" w:space="0" w:color="auto"/>
              <w:bottom w:val="single" w:sz="6" w:space="0" w:color="auto"/>
            </w:tcBorders>
          </w:tcPr>
          <w:p w14:paraId="587CCC60" w14:textId="77777777" w:rsidR="00D16EC8" w:rsidRDefault="00D16EC8">
            <w:pPr>
              <w:jc w:val="center"/>
              <w:rPr>
                <w:rFonts w:ascii="Cambria" w:hAnsi="Cambria" w:cs="Arial"/>
                <w:b/>
                <w:sz w:val="18"/>
                <w:szCs w:val="18"/>
              </w:rPr>
            </w:pPr>
            <w:r>
              <w:rPr>
                <w:rFonts w:ascii="Cambria" w:hAnsi="Cambria" w:cs="Arial"/>
                <w:b/>
                <w:sz w:val="18"/>
                <w:szCs w:val="18"/>
              </w:rPr>
              <w:t xml:space="preserve">Approval </w:t>
            </w:r>
          </w:p>
          <w:p w14:paraId="46B96F44" w14:textId="77777777" w:rsidR="00D16EC8" w:rsidRPr="006C4BC1" w:rsidRDefault="00D16EC8">
            <w:pPr>
              <w:jc w:val="center"/>
              <w:rPr>
                <w:rFonts w:ascii="Cambria" w:hAnsi="Cambria" w:cs="Arial"/>
                <w:b/>
                <w:sz w:val="18"/>
                <w:szCs w:val="18"/>
              </w:rPr>
            </w:pPr>
            <w:r>
              <w:rPr>
                <w:rFonts w:ascii="Cambria" w:hAnsi="Cambria" w:cs="Arial"/>
                <w:b/>
                <w:sz w:val="18"/>
                <w:szCs w:val="18"/>
              </w:rPr>
              <w:t>Date</w:t>
            </w:r>
          </w:p>
        </w:tc>
        <w:tc>
          <w:tcPr>
            <w:tcW w:w="3705" w:type="dxa"/>
            <w:tcBorders>
              <w:top w:val="single" w:sz="12" w:space="0" w:color="auto"/>
              <w:bottom w:val="single" w:sz="6" w:space="0" w:color="auto"/>
            </w:tcBorders>
          </w:tcPr>
          <w:p w14:paraId="52EE6F39" w14:textId="77777777" w:rsidR="00D16EC8" w:rsidRDefault="00D16EC8">
            <w:pPr>
              <w:jc w:val="center"/>
              <w:rPr>
                <w:rFonts w:ascii="Cambria" w:hAnsi="Cambria" w:cs="Arial"/>
                <w:b/>
                <w:sz w:val="18"/>
                <w:szCs w:val="18"/>
              </w:rPr>
            </w:pPr>
            <w:r>
              <w:rPr>
                <w:rFonts w:ascii="Cambria" w:hAnsi="Cambria" w:cs="Arial"/>
                <w:b/>
                <w:sz w:val="18"/>
                <w:szCs w:val="18"/>
              </w:rPr>
              <w:t xml:space="preserve">Reason/Description </w:t>
            </w:r>
          </w:p>
          <w:p w14:paraId="202DD0A6" w14:textId="77777777" w:rsidR="00D16EC8" w:rsidRPr="006C4BC1" w:rsidRDefault="00D16EC8">
            <w:pPr>
              <w:jc w:val="center"/>
              <w:rPr>
                <w:rFonts w:ascii="Cambria" w:hAnsi="Cambria" w:cs="Arial"/>
                <w:b/>
                <w:sz w:val="18"/>
                <w:szCs w:val="18"/>
              </w:rPr>
            </w:pPr>
            <w:r>
              <w:rPr>
                <w:rFonts w:ascii="Cambria" w:hAnsi="Cambria" w:cs="Arial"/>
                <w:b/>
                <w:sz w:val="18"/>
                <w:szCs w:val="18"/>
              </w:rPr>
              <w:t>Of Changes</w:t>
            </w:r>
          </w:p>
        </w:tc>
      </w:tr>
      <w:tr w:rsidR="00D16EC8" w:rsidRPr="00BF2AE9" w14:paraId="62E609D1" w14:textId="77777777" w:rsidTr="649C66C6">
        <w:trPr>
          <w:jc w:val="center"/>
        </w:trPr>
        <w:tc>
          <w:tcPr>
            <w:tcW w:w="975" w:type="dxa"/>
            <w:tcBorders>
              <w:top w:val="single" w:sz="6" w:space="0" w:color="auto"/>
            </w:tcBorders>
          </w:tcPr>
          <w:p w14:paraId="55D4972B" w14:textId="77777777" w:rsidR="00D16EC8" w:rsidRPr="00784CF7" w:rsidRDefault="00D16EC8">
            <w:pPr>
              <w:pStyle w:val="Cell8left"/>
              <w:rPr>
                <w:rFonts w:ascii="Cambria" w:hAnsi="Cambria"/>
                <w:sz w:val="18"/>
                <w:szCs w:val="18"/>
              </w:rPr>
            </w:pPr>
            <w:r>
              <w:rPr>
                <w:rFonts w:ascii="Cambria" w:hAnsi="Cambria"/>
                <w:sz w:val="18"/>
                <w:szCs w:val="18"/>
              </w:rPr>
              <w:t>1.0</w:t>
            </w:r>
          </w:p>
        </w:tc>
        <w:tc>
          <w:tcPr>
            <w:tcW w:w="1890" w:type="dxa"/>
            <w:tcBorders>
              <w:top w:val="single" w:sz="6" w:space="0" w:color="auto"/>
            </w:tcBorders>
          </w:tcPr>
          <w:p w14:paraId="57B82543" w14:textId="77777777" w:rsidR="00D16EC8" w:rsidRPr="00784CF7" w:rsidRDefault="00D16EC8">
            <w:pPr>
              <w:pStyle w:val="Cell8left"/>
              <w:rPr>
                <w:rFonts w:ascii="Cambria" w:hAnsi="Cambria"/>
                <w:sz w:val="18"/>
                <w:szCs w:val="18"/>
              </w:rPr>
            </w:pPr>
            <w:r w:rsidRPr="00495506">
              <w:rPr>
                <w:rFonts w:ascii="Cambria" w:hAnsi="Cambria"/>
                <w:sz w:val="18"/>
                <w:szCs w:val="18"/>
              </w:rPr>
              <w:t>ISI</w:t>
            </w:r>
          </w:p>
        </w:tc>
        <w:tc>
          <w:tcPr>
            <w:tcW w:w="1260" w:type="dxa"/>
            <w:tcBorders>
              <w:top w:val="single" w:sz="6" w:space="0" w:color="auto"/>
            </w:tcBorders>
          </w:tcPr>
          <w:p w14:paraId="4E7A509C" w14:textId="30B1DBB0" w:rsidR="00D16EC8" w:rsidRPr="00784CF7" w:rsidRDefault="00D16EC8">
            <w:pPr>
              <w:pStyle w:val="Cell8left"/>
              <w:rPr>
                <w:rFonts w:ascii="Cambria" w:hAnsi="Cambria"/>
                <w:sz w:val="18"/>
                <w:szCs w:val="18"/>
              </w:rPr>
            </w:pPr>
            <w:r>
              <w:rPr>
                <w:rFonts w:ascii="Cambria" w:hAnsi="Cambria"/>
                <w:sz w:val="18"/>
                <w:szCs w:val="18"/>
              </w:rPr>
              <w:t>0</w:t>
            </w:r>
            <w:r w:rsidR="003F6870">
              <w:rPr>
                <w:rFonts w:ascii="Cambria" w:hAnsi="Cambria"/>
                <w:sz w:val="18"/>
                <w:szCs w:val="18"/>
              </w:rPr>
              <w:t>1</w:t>
            </w:r>
            <w:r>
              <w:rPr>
                <w:rFonts w:ascii="Cambria" w:hAnsi="Cambria"/>
                <w:sz w:val="18"/>
                <w:szCs w:val="18"/>
              </w:rPr>
              <w:t>/0</w:t>
            </w:r>
            <w:r w:rsidR="003F6870">
              <w:rPr>
                <w:rFonts w:ascii="Cambria" w:hAnsi="Cambria"/>
                <w:sz w:val="18"/>
                <w:szCs w:val="18"/>
              </w:rPr>
              <w:t>6</w:t>
            </w:r>
            <w:r>
              <w:rPr>
                <w:rFonts w:ascii="Cambria" w:hAnsi="Cambria"/>
                <w:sz w:val="18"/>
                <w:szCs w:val="18"/>
              </w:rPr>
              <w:t>/2020</w:t>
            </w:r>
          </w:p>
        </w:tc>
        <w:tc>
          <w:tcPr>
            <w:tcW w:w="1620" w:type="dxa"/>
            <w:tcBorders>
              <w:top w:val="single" w:sz="6" w:space="0" w:color="auto"/>
            </w:tcBorders>
          </w:tcPr>
          <w:p w14:paraId="45733F46" w14:textId="77777777" w:rsidR="00D16EC8" w:rsidRPr="00784CF7" w:rsidRDefault="00D16EC8">
            <w:pPr>
              <w:pStyle w:val="Cell8left"/>
              <w:rPr>
                <w:rFonts w:ascii="Cambria" w:hAnsi="Cambria"/>
                <w:sz w:val="18"/>
                <w:szCs w:val="18"/>
              </w:rPr>
            </w:pPr>
            <w:r>
              <w:rPr>
                <w:rFonts w:ascii="Cambria" w:hAnsi="Cambria"/>
                <w:sz w:val="18"/>
                <w:szCs w:val="18"/>
              </w:rPr>
              <w:t>John Nolan</w:t>
            </w:r>
          </w:p>
        </w:tc>
        <w:tc>
          <w:tcPr>
            <w:tcW w:w="1260" w:type="dxa"/>
            <w:tcBorders>
              <w:top w:val="single" w:sz="6" w:space="0" w:color="auto"/>
            </w:tcBorders>
          </w:tcPr>
          <w:p w14:paraId="714F28A8" w14:textId="06CF0F7B" w:rsidR="00D16EC8" w:rsidRPr="00784CF7" w:rsidRDefault="00D16EC8">
            <w:pPr>
              <w:pStyle w:val="Cell8left"/>
              <w:rPr>
                <w:rFonts w:ascii="Cambria" w:hAnsi="Cambria"/>
                <w:sz w:val="18"/>
                <w:szCs w:val="18"/>
              </w:rPr>
            </w:pPr>
            <w:r>
              <w:rPr>
                <w:rFonts w:ascii="Cambria" w:hAnsi="Cambria"/>
                <w:sz w:val="18"/>
                <w:szCs w:val="18"/>
              </w:rPr>
              <w:t>0</w:t>
            </w:r>
            <w:r w:rsidR="0075088C">
              <w:rPr>
                <w:rFonts w:ascii="Cambria" w:hAnsi="Cambria"/>
                <w:sz w:val="18"/>
                <w:szCs w:val="18"/>
              </w:rPr>
              <w:t>1</w:t>
            </w:r>
            <w:r>
              <w:rPr>
                <w:rFonts w:ascii="Cambria" w:hAnsi="Cambria"/>
                <w:sz w:val="18"/>
                <w:szCs w:val="18"/>
              </w:rPr>
              <w:t>/0</w:t>
            </w:r>
            <w:r w:rsidR="0075088C">
              <w:rPr>
                <w:rFonts w:ascii="Cambria" w:hAnsi="Cambria"/>
                <w:sz w:val="18"/>
                <w:szCs w:val="18"/>
              </w:rPr>
              <w:t>6</w:t>
            </w:r>
            <w:r>
              <w:rPr>
                <w:rFonts w:ascii="Cambria" w:hAnsi="Cambria"/>
                <w:sz w:val="18"/>
                <w:szCs w:val="18"/>
              </w:rPr>
              <w:t>/2020</w:t>
            </w:r>
          </w:p>
        </w:tc>
        <w:tc>
          <w:tcPr>
            <w:tcW w:w="3705" w:type="dxa"/>
            <w:tcBorders>
              <w:top w:val="single" w:sz="6" w:space="0" w:color="auto"/>
            </w:tcBorders>
          </w:tcPr>
          <w:p w14:paraId="04D7B922" w14:textId="7D0317ED" w:rsidR="00D16EC8" w:rsidRPr="00784CF7" w:rsidRDefault="00CC69AD">
            <w:pPr>
              <w:pStyle w:val="Cell8left"/>
              <w:rPr>
                <w:rFonts w:ascii="Cambria" w:hAnsi="Cambria"/>
                <w:sz w:val="18"/>
                <w:szCs w:val="18"/>
              </w:rPr>
            </w:pPr>
            <w:r w:rsidRPr="00CC69AD">
              <w:rPr>
                <w:rFonts w:ascii="Cambria" w:hAnsi="Cambria"/>
                <w:sz w:val="18"/>
                <w:szCs w:val="18"/>
              </w:rPr>
              <w:t>Initial Version of the Policy from ISI</w:t>
            </w:r>
          </w:p>
        </w:tc>
      </w:tr>
      <w:tr w:rsidR="00D16EC8" w:rsidRPr="00BF2AE9" w14:paraId="7E68B991" w14:textId="77777777" w:rsidTr="649C66C6">
        <w:trPr>
          <w:jc w:val="center"/>
        </w:trPr>
        <w:tc>
          <w:tcPr>
            <w:tcW w:w="975" w:type="dxa"/>
          </w:tcPr>
          <w:p w14:paraId="2E13872B" w14:textId="77777777" w:rsidR="00D16EC8" w:rsidRPr="00784CF7" w:rsidRDefault="00D16EC8">
            <w:pPr>
              <w:pStyle w:val="Cell8left"/>
              <w:rPr>
                <w:rFonts w:ascii="Cambria" w:hAnsi="Cambria"/>
                <w:sz w:val="18"/>
                <w:szCs w:val="18"/>
              </w:rPr>
            </w:pPr>
            <w:r>
              <w:rPr>
                <w:rFonts w:ascii="Cambria" w:hAnsi="Cambria"/>
                <w:sz w:val="18"/>
                <w:szCs w:val="18"/>
              </w:rPr>
              <w:t>2.0</w:t>
            </w:r>
          </w:p>
        </w:tc>
        <w:tc>
          <w:tcPr>
            <w:tcW w:w="1890" w:type="dxa"/>
          </w:tcPr>
          <w:p w14:paraId="3E355A35" w14:textId="77777777" w:rsidR="00D16EC8" w:rsidRPr="00784CF7" w:rsidRDefault="00D16EC8">
            <w:pPr>
              <w:pStyle w:val="Cell8left"/>
              <w:rPr>
                <w:rFonts w:ascii="Cambria" w:hAnsi="Cambria"/>
                <w:sz w:val="18"/>
                <w:szCs w:val="18"/>
              </w:rPr>
            </w:pPr>
            <w:r w:rsidRPr="00495506">
              <w:rPr>
                <w:rFonts w:ascii="Cambria" w:hAnsi="Cambria"/>
                <w:sz w:val="18"/>
                <w:szCs w:val="18"/>
              </w:rPr>
              <w:t>ISI</w:t>
            </w:r>
          </w:p>
        </w:tc>
        <w:tc>
          <w:tcPr>
            <w:tcW w:w="1260" w:type="dxa"/>
          </w:tcPr>
          <w:p w14:paraId="1FD27813" w14:textId="1EACD02C" w:rsidR="00D16EC8" w:rsidRPr="00784CF7" w:rsidRDefault="00D16EC8">
            <w:pPr>
              <w:pStyle w:val="Cell8left"/>
              <w:rPr>
                <w:rFonts w:ascii="Cambria" w:hAnsi="Cambria"/>
                <w:sz w:val="18"/>
                <w:szCs w:val="18"/>
              </w:rPr>
            </w:pPr>
            <w:r>
              <w:rPr>
                <w:rFonts w:ascii="Cambria" w:hAnsi="Cambria"/>
                <w:sz w:val="18"/>
                <w:szCs w:val="18"/>
              </w:rPr>
              <w:t>10/</w:t>
            </w:r>
            <w:r w:rsidR="0075088C">
              <w:rPr>
                <w:rFonts w:ascii="Cambria" w:hAnsi="Cambria"/>
                <w:sz w:val="18"/>
                <w:szCs w:val="18"/>
              </w:rPr>
              <w:t>31</w:t>
            </w:r>
            <w:r>
              <w:rPr>
                <w:rFonts w:ascii="Cambria" w:hAnsi="Cambria"/>
                <w:sz w:val="18"/>
                <w:szCs w:val="18"/>
              </w:rPr>
              <w:t>/2023</w:t>
            </w:r>
          </w:p>
        </w:tc>
        <w:tc>
          <w:tcPr>
            <w:tcW w:w="1620" w:type="dxa"/>
          </w:tcPr>
          <w:p w14:paraId="68553C0E" w14:textId="77777777" w:rsidR="00D16EC8" w:rsidRPr="00784CF7" w:rsidRDefault="00D16EC8">
            <w:pPr>
              <w:pStyle w:val="Cell8left"/>
              <w:rPr>
                <w:rFonts w:ascii="Cambria" w:hAnsi="Cambria"/>
                <w:sz w:val="18"/>
                <w:szCs w:val="18"/>
              </w:rPr>
            </w:pPr>
            <w:r>
              <w:rPr>
                <w:rFonts w:ascii="Cambria" w:hAnsi="Cambria"/>
                <w:sz w:val="18"/>
                <w:szCs w:val="18"/>
              </w:rPr>
              <w:t>John Nolan</w:t>
            </w:r>
          </w:p>
        </w:tc>
        <w:tc>
          <w:tcPr>
            <w:tcW w:w="1260" w:type="dxa"/>
          </w:tcPr>
          <w:p w14:paraId="28EDC60B" w14:textId="5BAD85F9" w:rsidR="00D16EC8" w:rsidRPr="00305DEE" w:rsidRDefault="00D16EC8">
            <w:pPr>
              <w:pStyle w:val="Cell8left"/>
              <w:rPr>
                <w:rFonts w:ascii="Cambria" w:hAnsi="Cambria"/>
                <w:sz w:val="18"/>
                <w:szCs w:val="18"/>
              </w:rPr>
            </w:pPr>
            <w:r>
              <w:rPr>
                <w:rFonts w:ascii="Cambria" w:hAnsi="Cambria"/>
                <w:sz w:val="18"/>
                <w:szCs w:val="18"/>
              </w:rPr>
              <w:t>10/</w:t>
            </w:r>
            <w:r w:rsidR="0075088C">
              <w:rPr>
                <w:rFonts w:ascii="Cambria" w:hAnsi="Cambria"/>
                <w:sz w:val="18"/>
                <w:szCs w:val="18"/>
              </w:rPr>
              <w:t>31</w:t>
            </w:r>
            <w:r>
              <w:rPr>
                <w:rFonts w:ascii="Cambria" w:hAnsi="Cambria"/>
                <w:sz w:val="18"/>
                <w:szCs w:val="18"/>
              </w:rPr>
              <w:t>/2023</w:t>
            </w:r>
          </w:p>
        </w:tc>
        <w:tc>
          <w:tcPr>
            <w:tcW w:w="3705" w:type="dxa"/>
          </w:tcPr>
          <w:p w14:paraId="44D36F7C" w14:textId="77777777" w:rsidR="00D16EC8" w:rsidRPr="001B6A67" w:rsidRDefault="00D16EC8">
            <w:pPr>
              <w:pStyle w:val="Cell8left"/>
              <w:rPr>
                <w:rFonts w:ascii="Cambria" w:hAnsi="Cambria"/>
                <w:sz w:val="18"/>
                <w:szCs w:val="18"/>
              </w:rPr>
            </w:pPr>
            <w:r w:rsidRPr="00134A99">
              <w:rPr>
                <w:rFonts w:ascii="Cambria" w:hAnsi="Cambria"/>
                <w:color w:val="000000"/>
                <w:sz w:val="18"/>
                <w:szCs w:val="18"/>
              </w:rPr>
              <w:t>CMMC 2.0 update</w:t>
            </w:r>
          </w:p>
        </w:tc>
      </w:tr>
      <w:tr w:rsidR="00D16EC8" w:rsidRPr="00BF2AE9" w14:paraId="15776A79" w14:textId="77777777" w:rsidTr="649C66C6">
        <w:trPr>
          <w:jc w:val="center"/>
        </w:trPr>
        <w:tc>
          <w:tcPr>
            <w:tcW w:w="975" w:type="dxa"/>
          </w:tcPr>
          <w:p w14:paraId="12A3E17F" w14:textId="77777777" w:rsidR="00D16EC8" w:rsidRPr="00784CF7" w:rsidRDefault="00D16EC8">
            <w:pPr>
              <w:pStyle w:val="Cell8left"/>
              <w:rPr>
                <w:rFonts w:ascii="Cambria" w:hAnsi="Cambria"/>
                <w:sz w:val="18"/>
                <w:szCs w:val="18"/>
              </w:rPr>
            </w:pPr>
            <w:r>
              <w:rPr>
                <w:rFonts w:ascii="Cambria" w:hAnsi="Cambria"/>
                <w:sz w:val="18"/>
                <w:szCs w:val="18"/>
              </w:rPr>
              <w:t>2.5</w:t>
            </w:r>
          </w:p>
        </w:tc>
        <w:tc>
          <w:tcPr>
            <w:tcW w:w="1890" w:type="dxa"/>
          </w:tcPr>
          <w:p w14:paraId="340E7551" w14:textId="77777777" w:rsidR="00D16EC8" w:rsidRPr="00784CF7" w:rsidRDefault="00D16EC8">
            <w:pPr>
              <w:pStyle w:val="Cell8left"/>
              <w:rPr>
                <w:rFonts w:ascii="Cambria" w:hAnsi="Cambria"/>
                <w:color w:val="000000"/>
                <w:sz w:val="18"/>
                <w:szCs w:val="18"/>
              </w:rPr>
            </w:pPr>
            <w:r>
              <w:rPr>
                <w:rFonts w:ascii="Cambria" w:hAnsi="Cambria"/>
                <w:sz w:val="18"/>
                <w:szCs w:val="18"/>
              </w:rPr>
              <w:t>ISI</w:t>
            </w:r>
          </w:p>
        </w:tc>
        <w:tc>
          <w:tcPr>
            <w:tcW w:w="1260" w:type="dxa"/>
          </w:tcPr>
          <w:p w14:paraId="29B77666" w14:textId="36DCBA97" w:rsidR="00D16EC8" w:rsidRPr="00784CF7" w:rsidRDefault="00D16EC8">
            <w:pPr>
              <w:pStyle w:val="Cell8left"/>
              <w:rPr>
                <w:rFonts w:ascii="Cambria" w:hAnsi="Cambria"/>
                <w:color w:val="000000"/>
                <w:sz w:val="18"/>
                <w:szCs w:val="18"/>
              </w:rPr>
            </w:pPr>
            <w:r>
              <w:rPr>
                <w:rFonts w:ascii="Cambria" w:hAnsi="Cambria"/>
                <w:color w:val="000000"/>
                <w:sz w:val="18"/>
                <w:szCs w:val="18"/>
              </w:rPr>
              <w:t>09/</w:t>
            </w:r>
            <w:r w:rsidR="005D1A57">
              <w:rPr>
                <w:rFonts w:ascii="Cambria" w:hAnsi="Cambria"/>
                <w:color w:val="000000"/>
                <w:sz w:val="18"/>
                <w:szCs w:val="18"/>
              </w:rPr>
              <w:t>30</w:t>
            </w:r>
            <w:r>
              <w:rPr>
                <w:rFonts w:ascii="Cambria" w:hAnsi="Cambria"/>
                <w:color w:val="000000"/>
                <w:sz w:val="18"/>
                <w:szCs w:val="18"/>
              </w:rPr>
              <w:t>/2024</w:t>
            </w:r>
          </w:p>
        </w:tc>
        <w:tc>
          <w:tcPr>
            <w:tcW w:w="1620" w:type="dxa"/>
          </w:tcPr>
          <w:p w14:paraId="7E45F5F3" w14:textId="77777777" w:rsidR="00D16EC8" w:rsidRPr="00784CF7" w:rsidRDefault="00D16EC8">
            <w:pPr>
              <w:pStyle w:val="Cell8left"/>
              <w:rPr>
                <w:rFonts w:ascii="Cambria" w:hAnsi="Cambria"/>
                <w:color w:val="000000"/>
                <w:sz w:val="18"/>
                <w:szCs w:val="18"/>
              </w:rPr>
            </w:pPr>
            <w:r>
              <w:rPr>
                <w:rFonts w:ascii="Cambria" w:hAnsi="Cambria"/>
                <w:color w:val="000000"/>
                <w:sz w:val="18"/>
                <w:szCs w:val="18"/>
              </w:rPr>
              <w:t>Darryl Jones</w:t>
            </w:r>
          </w:p>
        </w:tc>
        <w:tc>
          <w:tcPr>
            <w:tcW w:w="1260" w:type="dxa"/>
          </w:tcPr>
          <w:p w14:paraId="5CF975BE" w14:textId="77777777" w:rsidR="00D16EC8" w:rsidRPr="00784CF7" w:rsidRDefault="00D16EC8">
            <w:pPr>
              <w:pStyle w:val="Cell8left"/>
              <w:rPr>
                <w:rFonts w:ascii="Cambria" w:hAnsi="Cambria"/>
                <w:sz w:val="18"/>
                <w:szCs w:val="18"/>
              </w:rPr>
            </w:pPr>
          </w:p>
        </w:tc>
        <w:tc>
          <w:tcPr>
            <w:tcW w:w="3705" w:type="dxa"/>
          </w:tcPr>
          <w:p w14:paraId="6926EDA3" w14:textId="0A5C836F" w:rsidR="00D16EC8" w:rsidRPr="00784CF7" w:rsidRDefault="073CE339">
            <w:pPr>
              <w:pStyle w:val="Cell8left"/>
              <w:rPr>
                <w:rFonts w:ascii="Cambria" w:hAnsi="Cambria"/>
                <w:color w:val="000000"/>
                <w:sz w:val="18"/>
                <w:szCs w:val="18"/>
              </w:rPr>
            </w:pPr>
            <w:r w:rsidRPr="649C66C6">
              <w:rPr>
                <w:rFonts w:ascii="Cambria" w:hAnsi="Cambria"/>
                <w:color w:val="000000" w:themeColor="text1"/>
                <w:sz w:val="18"/>
                <w:szCs w:val="18"/>
              </w:rPr>
              <w:t>Formatting update</w:t>
            </w:r>
          </w:p>
        </w:tc>
      </w:tr>
      <w:tr w:rsidR="00D16EC8" w:rsidRPr="00BF2AE9" w14:paraId="79E244DD" w14:textId="77777777" w:rsidTr="649C66C6">
        <w:trPr>
          <w:jc w:val="center"/>
        </w:trPr>
        <w:tc>
          <w:tcPr>
            <w:tcW w:w="975" w:type="dxa"/>
          </w:tcPr>
          <w:p w14:paraId="213C58C9" w14:textId="77777777" w:rsidR="00D16EC8" w:rsidRPr="00784CF7" w:rsidRDefault="00D16EC8">
            <w:pPr>
              <w:pStyle w:val="Cell8left"/>
              <w:rPr>
                <w:rFonts w:ascii="Cambria" w:hAnsi="Cambria"/>
                <w:sz w:val="18"/>
                <w:szCs w:val="18"/>
              </w:rPr>
            </w:pPr>
            <w:r>
              <w:rPr>
                <w:rFonts w:ascii="Cambria" w:hAnsi="Cambria"/>
                <w:sz w:val="18"/>
                <w:szCs w:val="18"/>
              </w:rPr>
              <w:t>3.0</w:t>
            </w:r>
          </w:p>
        </w:tc>
        <w:tc>
          <w:tcPr>
            <w:tcW w:w="1890" w:type="dxa"/>
          </w:tcPr>
          <w:p w14:paraId="2326CCAC" w14:textId="77777777" w:rsidR="00D16EC8" w:rsidRPr="00784CF7" w:rsidRDefault="00D16EC8">
            <w:pPr>
              <w:pStyle w:val="Cell8left"/>
              <w:rPr>
                <w:rFonts w:ascii="Cambria" w:hAnsi="Cambria"/>
                <w:color w:val="000000"/>
                <w:sz w:val="18"/>
                <w:szCs w:val="18"/>
              </w:rPr>
            </w:pPr>
            <w:r>
              <w:rPr>
                <w:rFonts w:ascii="Cambria" w:hAnsi="Cambria"/>
                <w:color w:val="000000"/>
                <w:sz w:val="18"/>
                <w:szCs w:val="18"/>
              </w:rPr>
              <w:t>ISI</w:t>
            </w:r>
          </w:p>
        </w:tc>
        <w:tc>
          <w:tcPr>
            <w:tcW w:w="1260" w:type="dxa"/>
          </w:tcPr>
          <w:p w14:paraId="2286980F" w14:textId="0BF05EB1" w:rsidR="00D16EC8" w:rsidRPr="00784CF7" w:rsidRDefault="006E1D25">
            <w:pPr>
              <w:pStyle w:val="Cell8left"/>
              <w:rPr>
                <w:rFonts w:ascii="Cambria" w:hAnsi="Cambria"/>
                <w:color w:val="000000"/>
                <w:sz w:val="18"/>
                <w:szCs w:val="18"/>
              </w:rPr>
            </w:pPr>
            <w:r>
              <w:rPr>
                <w:rFonts w:ascii="Cambria" w:hAnsi="Cambria"/>
                <w:color w:val="000000"/>
                <w:sz w:val="18"/>
                <w:szCs w:val="18"/>
              </w:rPr>
              <w:t>01/10/2025</w:t>
            </w:r>
          </w:p>
        </w:tc>
        <w:tc>
          <w:tcPr>
            <w:tcW w:w="1620" w:type="dxa"/>
          </w:tcPr>
          <w:p w14:paraId="20844C6C" w14:textId="77777777" w:rsidR="00D16EC8" w:rsidRPr="00784CF7" w:rsidRDefault="00D16EC8">
            <w:pPr>
              <w:pStyle w:val="Cell8left"/>
              <w:rPr>
                <w:rFonts w:ascii="Cambria" w:hAnsi="Cambria"/>
                <w:color w:val="000000"/>
                <w:sz w:val="18"/>
                <w:szCs w:val="18"/>
              </w:rPr>
            </w:pPr>
          </w:p>
        </w:tc>
        <w:tc>
          <w:tcPr>
            <w:tcW w:w="1260" w:type="dxa"/>
          </w:tcPr>
          <w:p w14:paraId="0E747DF7" w14:textId="77777777" w:rsidR="00D16EC8" w:rsidRPr="00784CF7" w:rsidRDefault="00D16EC8">
            <w:pPr>
              <w:pStyle w:val="Cell8left"/>
              <w:rPr>
                <w:rFonts w:ascii="Cambria" w:hAnsi="Cambria"/>
                <w:sz w:val="18"/>
                <w:szCs w:val="18"/>
              </w:rPr>
            </w:pPr>
          </w:p>
        </w:tc>
        <w:tc>
          <w:tcPr>
            <w:tcW w:w="3705" w:type="dxa"/>
          </w:tcPr>
          <w:p w14:paraId="26111F16" w14:textId="2AAF36F3" w:rsidR="00D16EC8" w:rsidRPr="00784CF7" w:rsidRDefault="073CE339">
            <w:pPr>
              <w:pStyle w:val="Cell8left"/>
              <w:rPr>
                <w:rFonts w:ascii="Cambria" w:hAnsi="Cambria"/>
                <w:color w:val="000000"/>
                <w:sz w:val="18"/>
                <w:szCs w:val="18"/>
              </w:rPr>
            </w:pPr>
            <w:r w:rsidRPr="649C66C6">
              <w:rPr>
                <w:rFonts w:ascii="Cambria" w:hAnsi="Cambria"/>
                <w:color w:val="000000" w:themeColor="text1"/>
                <w:sz w:val="18"/>
                <w:szCs w:val="18"/>
              </w:rPr>
              <w:t xml:space="preserve">Content </w:t>
            </w:r>
            <w:r w:rsidR="435BF2C3" w:rsidRPr="649C66C6">
              <w:rPr>
                <w:rFonts w:ascii="Cambria" w:hAnsi="Cambria"/>
                <w:color w:val="000000" w:themeColor="text1"/>
                <w:sz w:val="18"/>
                <w:szCs w:val="18"/>
              </w:rPr>
              <w:t>u</w:t>
            </w:r>
            <w:r w:rsidRPr="649C66C6">
              <w:rPr>
                <w:rFonts w:ascii="Cambria" w:hAnsi="Cambria"/>
                <w:color w:val="000000" w:themeColor="text1"/>
                <w:sz w:val="18"/>
                <w:szCs w:val="18"/>
              </w:rPr>
              <w:t>pdate</w:t>
            </w:r>
          </w:p>
        </w:tc>
      </w:tr>
      <w:tr w:rsidR="000150F8" w:rsidRPr="00BF2AE9" w14:paraId="05B5BDCA" w14:textId="77777777" w:rsidTr="649C66C6">
        <w:trPr>
          <w:jc w:val="center"/>
        </w:trPr>
        <w:tc>
          <w:tcPr>
            <w:tcW w:w="975" w:type="dxa"/>
          </w:tcPr>
          <w:p w14:paraId="18F420EB" w14:textId="04218C42" w:rsidR="000150F8" w:rsidRDefault="000150F8" w:rsidP="000150F8">
            <w:pPr>
              <w:pStyle w:val="Cell8left"/>
              <w:rPr>
                <w:rFonts w:ascii="Cambria" w:hAnsi="Cambria"/>
                <w:sz w:val="18"/>
                <w:szCs w:val="18"/>
              </w:rPr>
            </w:pPr>
            <w:r>
              <w:rPr>
                <w:rFonts w:ascii="Cambria" w:hAnsi="Cambria"/>
                <w:sz w:val="18"/>
                <w:szCs w:val="18"/>
              </w:rPr>
              <w:t>4.0</w:t>
            </w:r>
          </w:p>
        </w:tc>
        <w:tc>
          <w:tcPr>
            <w:tcW w:w="1890" w:type="dxa"/>
          </w:tcPr>
          <w:p w14:paraId="689FA7C4" w14:textId="53FC8DF3" w:rsidR="000150F8" w:rsidRDefault="00863956" w:rsidP="000150F8">
            <w:pPr>
              <w:pStyle w:val="Cell8left"/>
              <w:rPr>
                <w:rFonts w:ascii="Cambria" w:hAnsi="Cambria"/>
                <w:color w:val="000000"/>
                <w:sz w:val="18"/>
                <w:szCs w:val="18"/>
              </w:rPr>
            </w:pPr>
            <w:r>
              <w:rPr>
                <w:rFonts w:ascii="Cambria" w:hAnsi="Cambria"/>
                <w:color w:val="000000"/>
                <w:sz w:val="18"/>
                <w:szCs w:val="18"/>
              </w:rPr>
              <w:t>Avaso Federal Solutions</w:t>
            </w:r>
          </w:p>
        </w:tc>
        <w:tc>
          <w:tcPr>
            <w:tcW w:w="1260" w:type="dxa"/>
          </w:tcPr>
          <w:p w14:paraId="4FF40695" w14:textId="77777777" w:rsidR="000150F8" w:rsidRDefault="000150F8" w:rsidP="000150F8">
            <w:pPr>
              <w:pStyle w:val="Cell8left"/>
              <w:rPr>
                <w:rFonts w:ascii="Cambria" w:hAnsi="Cambria"/>
                <w:color w:val="000000"/>
                <w:sz w:val="18"/>
                <w:szCs w:val="18"/>
              </w:rPr>
            </w:pPr>
          </w:p>
        </w:tc>
        <w:tc>
          <w:tcPr>
            <w:tcW w:w="1620" w:type="dxa"/>
          </w:tcPr>
          <w:p w14:paraId="5FAD700C" w14:textId="77777777" w:rsidR="000150F8" w:rsidRPr="00784CF7" w:rsidRDefault="000150F8" w:rsidP="000150F8">
            <w:pPr>
              <w:pStyle w:val="Cell8left"/>
              <w:rPr>
                <w:rFonts w:ascii="Cambria" w:hAnsi="Cambria"/>
                <w:color w:val="000000"/>
                <w:sz w:val="18"/>
                <w:szCs w:val="18"/>
              </w:rPr>
            </w:pPr>
          </w:p>
        </w:tc>
        <w:tc>
          <w:tcPr>
            <w:tcW w:w="1260" w:type="dxa"/>
          </w:tcPr>
          <w:p w14:paraId="1BB0681C" w14:textId="77777777" w:rsidR="000150F8" w:rsidRPr="00784CF7" w:rsidRDefault="000150F8" w:rsidP="000150F8">
            <w:pPr>
              <w:pStyle w:val="Cell8left"/>
              <w:rPr>
                <w:rFonts w:ascii="Cambria" w:hAnsi="Cambria"/>
                <w:sz w:val="18"/>
                <w:szCs w:val="18"/>
              </w:rPr>
            </w:pPr>
          </w:p>
        </w:tc>
        <w:tc>
          <w:tcPr>
            <w:tcW w:w="3705" w:type="dxa"/>
          </w:tcPr>
          <w:p w14:paraId="5996B54A" w14:textId="651C51F0" w:rsidR="000150F8" w:rsidRPr="649C66C6" w:rsidRDefault="00863956" w:rsidP="000150F8">
            <w:pPr>
              <w:pStyle w:val="Cell8left"/>
              <w:rPr>
                <w:rFonts w:ascii="Cambria" w:hAnsi="Cambria"/>
                <w:color w:val="000000" w:themeColor="text1"/>
                <w:sz w:val="18"/>
                <w:szCs w:val="18"/>
              </w:rPr>
            </w:pPr>
            <w:r>
              <w:rPr>
                <w:rFonts w:ascii="Cambria" w:hAnsi="Cambria"/>
                <w:color w:val="000000"/>
                <w:sz w:val="18"/>
                <w:szCs w:val="18"/>
              </w:rPr>
              <w:t>Avaso Federal Solutions</w:t>
            </w:r>
            <w:r w:rsidR="000150F8">
              <w:rPr>
                <w:rFonts w:ascii="Cambria" w:hAnsi="Cambria"/>
                <w:color w:val="000000"/>
                <w:sz w:val="18"/>
                <w:szCs w:val="18"/>
              </w:rPr>
              <w:t xml:space="preserve"> customization</w:t>
            </w:r>
          </w:p>
        </w:tc>
      </w:tr>
    </w:tbl>
    <w:p w14:paraId="0FB78278" w14:textId="77777777" w:rsidR="00784CF7" w:rsidRDefault="00784CF7" w:rsidP="00784CF7">
      <w:pPr>
        <w:spacing w:line="220" w:lineRule="atLeast"/>
        <w:jc w:val="center"/>
      </w:pPr>
    </w:p>
    <w:p w14:paraId="1FC39945" w14:textId="77777777" w:rsidR="00784CF7" w:rsidRDefault="00784CF7" w:rsidP="00784CF7">
      <w:r>
        <w:br w:type="page"/>
      </w:r>
    </w:p>
    <w:p w14:paraId="22E0FC93" w14:textId="77777777" w:rsidR="00784CF7" w:rsidRPr="001D174E" w:rsidRDefault="00784CF7" w:rsidP="00784CF7">
      <w:pPr>
        <w:spacing w:line="220" w:lineRule="atLeast"/>
        <w:jc w:val="center"/>
        <w:rPr>
          <w:rFonts w:ascii="Times New Roman" w:hAnsi="Times New Roman"/>
          <w:b/>
          <w:sz w:val="24"/>
          <w:szCs w:val="24"/>
        </w:rPr>
      </w:pPr>
      <w:r w:rsidRPr="001D174E">
        <w:rPr>
          <w:rFonts w:ascii="Times New Roman" w:hAnsi="Times New Roman"/>
          <w:b/>
          <w:sz w:val="24"/>
          <w:szCs w:val="24"/>
        </w:rPr>
        <w:lastRenderedPageBreak/>
        <w:t>Table of Contents</w:t>
      </w:r>
    </w:p>
    <w:p w14:paraId="0562CB0E" w14:textId="77777777" w:rsidR="00784CF7" w:rsidRPr="00B00125" w:rsidRDefault="00784CF7" w:rsidP="00784CF7">
      <w:pPr>
        <w:spacing w:line="220" w:lineRule="atLeast"/>
        <w:rPr>
          <w:rFonts w:ascii="Times New Roman" w:hAnsi="Times New Roman"/>
          <w:sz w:val="24"/>
          <w:szCs w:val="24"/>
        </w:rPr>
      </w:pPr>
    </w:p>
    <w:bookmarkStart w:id="4" w:name="_Toc438980391"/>
    <w:bookmarkStart w:id="5" w:name="_Toc438981453"/>
    <w:bookmarkStart w:id="6" w:name="_Toc439585871"/>
    <w:bookmarkStart w:id="7" w:name="_Toc439586732"/>
    <w:bookmarkStart w:id="8" w:name="_Toc109015401"/>
    <w:bookmarkStart w:id="9" w:name="_Toc149034887"/>
    <w:p w14:paraId="2FDEBB95" w14:textId="498F1DDC" w:rsidR="00A953D8" w:rsidRDefault="00784CF7">
      <w:pPr>
        <w:pStyle w:val="TOC1"/>
        <w:rPr>
          <w:rFonts w:asciiTheme="minorHAnsi" w:eastAsiaTheme="minorEastAsia" w:hAnsiTheme="minorHAnsi" w:cstheme="minorBidi"/>
          <w:b w:val="0"/>
          <w:caps w:val="0"/>
          <w:noProof/>
          <w:kern w:val="2"/>
          <w:sz w:val="24"/>
          <w:szCs w:val="24"/>
          <w14:ligatures w14:val="standardContextual"/>
        </w:rPr>
      </w:pPr>
      <w:r w:rsidRPr="00B00125">
        <w:rPr>
          <w:rFonts w:ascii="Times New Roman" w:hAnsi="Times New Roman"/>
          <w:b w:val="0"/>
          <w:sz w:val="24"/>
          <w:szCs w:val="24"/>
        </w:rPr>
        <w:fldChar w:fldCharType="begin"/>
      </w:r>
      <w:r w:rsidRPr="00B00125">
        <w:rPr>
          <w:rFonts w:ascii="Times New Roman" w:hAnsi="Times New Roman"/>
          <w:b w:val="0"/>
          <w:sz w:val="24"/>
          <w:szCs w:val="24"/>
        </w:rPr>
        <w:instrText xml:space="preserve"> TOC \o "1-6" \h \z \u </w:instrText>
      </w:r>
      <w:r w:rsidRPr="00B00125">
        <w:rPr>
          <w:rFonts w:ascii="Times New Roman" w:hAnsi="Times New Roman"/>
          <w:b w:val="0"/>
          <w:sz w:val="24"/>
          <w:szCs w:val="24"/>
        </w:rPr>
        <w:fldChar w:fldCharType="separate"/>
      </w:r>
      <w:hyperlink w:anchor="_Toc196244439" w:history="1">
        <w:r w:rsidR="00A953D8" w:rsidRPr="006D18EC">
          <w:rPr>
            <w:rStyle w:val="Hyperlink"/>
            <w:noProof/>
          </w:rPr>
          <w:t>1</w:t>
        </w:r>
        <w:r w:rsidR="00A953D8">
          <w:rPr>
            <w:rFonts w:asciiTheme="minorHAnsi" w:eastAsiaTheme="minorEastAsia" w:hAnsiTheme="minorHAnsi" w:cstheme="minorBidi"/>
            <w:b w:val="0"/>
            <w:caps w:val="0"/>
            <w:noProof/>
            <w:kern w:val="2"/>
            <w:sz w:val="24"/>
            <w:szCs w:val="24"/>
            <w14:ligatures w14:val="standardContextual"/>
          </w:rPr>
          <w:tab/>
        </w:r>
        <w:r w:rsidR="00A953D8" w:rsidRPr="006D18EC">
          <w:rPr>
            <w:rStyle w:val="Hyperlink"/>
            <w:noProof/>
          </w:rPr>
          <w:t>purpose</w:t>
        </w:r>
        <w:r w:rsidR="00A953D8">
          <w:rPr>
            <w:noProof/>
            <w:webHidden/>
          </w:rPr>
          <w:tab/>
        </w:r>
        <w:r w:rsidR="00A953D8">
          <w:rPr>
            <w:noProof/>
            <w:webHidden/>
          </w:rPr>
          <w:fldChar w:fldCharType="begin"/>
        </w:r>
        <w:r w:rsidR="00A953D8">
          <w:rPr>
            <w:noProof/>
            <w:webHidden/>
          </w:rPr>
          <w:instrText xml:space="preserve"> PAGEREF _Toc196244439 \h </w:instrText>
        </w:r>
        <w:r w:rsidR="00A953D8">
          <w:rPr>
            <w:noProof/>
            <w:webHidden/>
          </w:rPr>
        </w:r>
        <w:r w:rsidR="00A953D8">
          <w:rPr>
            <w:noProof/>
            <w:webHidden/>
          </w:rPr>
          <w:fldChar w:fldCharType="separate"/>
        </w:r>
        <w:r w:rsidR="00A953D8">
          <w:rPr>
            <w:noProof/>
            <w:webHidden/>
          </w:rPr>
          <w:t>1</w:t>
        </w:r>
        <w:r w:rsidR="00A953D8">
          <w:rPr>
            <w:noProof/>
            <w:webHidden/>
          </w:rPr>
          <w:fldChar w:fldCharType="end"/>
        </w:r>
      </w:hyperlink>
    </w:p>
    <w:p w14:paraId="0ECF1D32" w14:textId="73599315" w:rsidR="00A953D8" w:rsidRDefault="00A953D8">
      <w:pPr>
        <w:pStyle w:val="TOC1"/>
        <w:rPr>
          <w:rFonts w:asciiTheme="minorHAnsi" w:eastAsiaTheme="minorEastAsia" w:hAnsiTheme="minorHAnsi" w:cstheme="minorBidi"/>
          <w:b w:val="0"/>
          <w:caps w:val="0"/>
          <w:noProof/>
          <w:kern w:val="2"/>
          <w:sz w:val="24"/>
          <w:szCs w:val="24"/>
          <w14:ligatures w14:val="standardContextual"/>
        </w:rPr>
      </w:pPr>
      <w:hyperlink w:anchor="_Toc196244440" w:history="1">
        <w:r w:rsidRPr="006D18EC">
          <w:rPr>
            <w:rStyle w:val="Hyperlink"/>
            <w:noProof/>
          </w:rPr>
          <w:t>2</w:t>
        </w:r>
        <w:r>
          <w:rPr>
            <w:rFonts w:asciiTheme="minorHAnsi" w:eastAsiaTheme="minorEastAsia" w:hAnsiTheme="minorHAnsi" w:cstheme="minorBidi"/>
            <w:b w:val="0"/>
            <w:caps w:val="0"/>
            <w:noProof/>
            <w:kern w:val="2"/>
            <w:sz w:val="24"/>
            <w:szCs w:val="24"/>
            <w14:ligatures w14:val="standardContextual"/>
          </w:rPr>
          <w:tab/>
        </w:r>
        <w:r w:rsidRPr="006D18EC">
          <w:rPr>
            <w:rStyle w:val="Hyperlink"/>
            <w:noProof/>
          </w:rPr>
          <w:t>Scope</w:t>
        </w:r>
        <w:r>
          <w:rPr>
            <w:noProof/>
            <w:webHidden/>
          </w:rPr>
          <w:tab/>
        </w:r>
        <w:r>
          <w:rPr>
            <w:noProof/>
            <w:webHidden/>
          </w:rPr>
          <w:fldChar w:fldCharType="begin"/>
        </w:r>
        <w:r>
          <w:rPr>
            <w:noProof/>
            <w:webHidden/>
          </w:rPr>
          <w:instrText xml:space="preserve"> PAGEREF _Toc196244440 \h </w:instrText>
        </w:r>
        <w:r>
          <w:rPr>
            <w:noProof/>
            <w:webHidden/>
          </w:rPr>
        </w:r>
        <w:r>
          <w:rPr>
            <w:noProof/>
            <w:webHidden/>
          </w:rPr>
          <w:fldChar w:fldCharType="separate"/>
        </w:r>
        <w:r>
          <w:rPr>
            <w:noProof/>
            <w:webHidden/>
          </w:rPr>
          <w:t>1</w:t>
        </w:r>
        <w:r>
          <w:rPr>
            <w:noProof/>
            <w:webHidden/>
          </w:rPr>
          <w:fldChar w:fldCharType="end"/>
        </w:r>
      </w:hyperlink>
    </w:p>
    <w:p w14:paraId="3A9FD2E1" w14:textId="31A71BCA" w:rsidR="00A953D8" w:rsidRDefault="00A953D8">
      <w:pPr>
        <w:pStyle w:val="TOC1"/>
        <w:rPr>
          <w:rFonts w:asciiTheme="minorHAnsi" w:eastAsiaTheme="minorEastAsia" w:hAnsiTheme="minorHAnsi" w:cstheme="minorBidi"/>
          <w:b w:val="0"/>
          <w:caps w:val="0"/>
          <w:noProof/>
          <w:kern w:val="2"/>
          <w:sz w:val="24"/>
          <w:szCs w:val="24"/>
          <w14:ligatures w14:val="standardContextual"/>
        </w:rPr>
      </w:pPr>
      <w:hyperlink w:anchor="_Toc196244441" w:history="1">
        <w:r w:rsidRPr="006D18EC">
          <w:rPr>
            <w:rStyle w:val="Hyperlink"/>
            <w:noProof/>
          </w:rPr>
          <w:t>3</w:t>
        </w:r>
        <w:r>
          <w:rPr>
            <w:rFonts w:asciiTheme="minorHAnsi" w:eastAsiaTheme="minorEastAsia" w:hAnsiTheme="minorHAnsi" w:cstheme="minorBidi"/>
            <w:b w:val="0"/>
            <w:caps w:val="0"/>
            <w:noProof/>
            <w:kern w:val="2"/>
            <w:sz w:val="24"/>
            <w:szCs w:val="24"/>
            <w14:ligatures w14:val="standardContextual"/>
          </w:rPr>
          <w:tab/>
        </w:r>
        <w:r w:rsidRPr="006D18EC">
          <w:rPr>
            <w:rStyle w:val="Hyperlink"/>
            <w:noProof/>
          </w:rPr>
          <w:t>Policy</w:t>
        </w:r>
        <w:r>
          <w:rPr>
            <w:noProof/>
            <w:webHidden/>
          </w:rPr>
          <w:tab/>
        </w:r>
        <w:r>
          <w:rPr>
            <w:noProof/>
            <w:webHidden/>
          </w:rPr>
          <w:fldChar w:fldCharType="begin"/>
        </w:r>
        <w:r>
          <w:rPr>
            <w:noProof/>
            <w:webHidden/>
          </w:rPr>
          <w:instrText xml:space="preserve"> PAGEREF _Toc196244441 \h </w:instrText>
        </w:r>
        <w:r>
          <w:rPr>
            <w:noProof/>
            <w:webHidden/>
          </w:rPr>
        </w:r>
        <w:r>
          <w:rPr>
            <w:noProof/>
            <w:webHidden/>
          </w:rPr>
          <w:fldChar w:fldCharType="separate"/>
        </w:r>
        <w:r>
          <w:rPr>
            <w:noProof/>
            <w:webHidden/>
          </w:rPr>
          <w:t>1</w:t>
        </w:r>
        <w:r>
          <w:rPr>
            <w:noProof/>
            <w:webHidden/>
          </w:rPr>
          <w:fldChar w:fldCharType="end"/>
        </w:r>
      </w:hyperlink>
    </w:p>
    <w:p w14:paraId="2069DD6A" w14:textId="5EF8A5A8" w:rsidR="00A953D8" w:rsidRDefault="00A953D8">
      <w:pPr>
        <w:pStyle w:val="TOC2"/>
        <w:rPr>
          <w:rFonts w:asciiTheme="minorHAnsi" w:eastAsiaTheme="minorEastAsia" w:hAnsiTheme="minorHAnsi" w:cstheme="minorBidi"/>
          <w:noProof/>
          <w:kern w:val="2"/>
          <w:sz w:val="24"/>
          <w:szCs w:val="24"/>
          <w14:ligatures w14:val="standardContextual"/>
        </w:rPr>
      </w:pPr>
      <w:hyperlink w:anchor="_Toc196244442" w:history="1">
        <w:r w:rsidRPr="006D18EC">
          <w:rPr>
            <w:rStyle w:val="Hyperlink"/>
            <w:noProof/>
          </w:rPr>
          <w:t>3.1</w:t>
        </w:r>
        <w:r>
          <w:rPr>
            <w:rFonts w:asciiTheme="minorHAnsi" w:eastAsiaTheme="minorEastAsia" w:hAnsiTheme="minorHAnsi" w:cstheme="minorBidi"/>
            <w:noProof/>
            <w:kern w:val="2"/>
            <w:sz w:val="24"/>
            <w:szCs w:val="24"/>
            <w14:ligatures w14:val="standardContextual"/>
          </w:rPr>
          <w:tab/>
        </w:r>
        <w:r w:rsidRPr="006D18EC">
          <w:rPr>
            <w:rStyle w:val="Hyperlink"/>
            <w:noProof/>
          </w:rPr>
          <w:t>AT. L2-3.2.1 – Role-Based Risk Awareness</w:t>
        </w:r>
        <w:r>
          <w:rPr>
            <w:noProof/>
            <w:webHidden/>
          </w:rPr>
          <w:tab/>
        </w:r>
        <w:r>
          <w:rPr>
            <w:noProof/>
            <w:webHidden/>
          </w:rPr>
          <w:fldChar w:fldCharType="begin"/>
        </w:r>
        <w:r>
          <w:rPr>
            <w:noProof/>
            <w:webHidden/>
          </w:rPr>
          <w:instrText xml:space="preserve"> PAGEREF _Toc196244442 \h </w:instrText>
        </w:r>
        <w:r>
          <w:rPr>
            <w:noProof/>
            <w:webHidden/>
          </w:rPr>
        </w:r>
        <w:r>
          <w:rPr>
            <w:noProof/>
            <w:webHidden/>
          </w:rPr>
          <w:fldChar w:fldCharType="separate"/>
        </w:r>
        <w:r>
          <w:rPr>
            <w:noProof/>
            <w:webHidden/>
          </w:rPr>
          <w:t>1</w:t>
        </w:r>
        <w:r>
          <w:rPr>
            <w:noProof/>
            <w:webHidden/>
          </w:rPr>
          <w:fldChar w:fldCharType="end"/>
        </w:r>
      </w:hyperlink>
    </w:p>
    <w:p w14:paraId="185FFB3C" w14:textId="04D55615" w:rsidR="00A953D8" w:rsidRDefault="00A953D8">
      <w:pPr>
        <w:pStyle w:val="TOC2"/>
        <w:rPr>
          <w:rFonts w:asciiTheme="minorHAnsi" w:eastAsiaTheme="minorEastAsia" w:hAnsiTheme="minorHAnsi" w:cstheme="minorBidi"/>
          <w:noProof/>
          <w:kern w:val="2"/>
          <w:sz w:val="24"/>
          <w:szCs w:val="24"/>
          <w14:ligatures w14:val="standardContextual"/>
        </w:rPr>
      </w:pPr>
      <w:hyperlink w:anchor="_Toc196244443" w:history="1">
        <w:r w:rsidRPr="006D18EC">
          <w:rPr>
            <w:rStyle w:val="Hyperlink"/>
            <w:noProof/>
          </w:rPr>
          <w:t>3.2</w:t>
        </w:r>
        <w:r>
          <w:rPr>
            <w:rFonts w:asciiTheme="minorHAnsi" w:eastAsiaTheme="minorEastAsia" w:hAnsiTheme="minorHAnsi" w:cstheme="minorBidi"/>
            <w:noProof/>
            <w:kern w:val="2"/>
            <w:sz w:val="24"/>
            <w:szCs w:val="24"/>
            <w14:ligatures w14:val="standardContextual"/>
          </w:rPr>
          <w:tab/>
        </w:r>
        <w:r w:rsidRPr="006D18EC">
          <w:rPr>
            <w:rStyle w:val="Hyperlink"/>
            <w:noProof/>
          </w:rPr>
          <w:t>AT. L2-3.2.2 – Role-Based Training</w:t>
        </w:r>
        <w:r>
          <w:rPr>
            <w:noProof/>
            <w:webHidden/>
          </w:rPr>
          <w:tab/>
        </w:r>
        <w:r>
          <w:rPr>
            <w:noProof/>
            <w:webHidden/>
          </w:rPr>
          <w:fldChar w:fldCharType="begin"/>
        </w:r>
        <w:r>
          <w:rPr>
            <w:noProof/>
            <w:webHidden/>
          </w:rPr>
          <w:instrText xml:space="preserve"> PAGEREF _Toc196244443 \h </w:instrText>
        </w:r>
        <w:r>
          <w:rPr>
            <w:noProof/>
            <w:webHidden/>
          </w:rPr>
        </w:r>
        <w:r>
          <w:rPr>
            <w:noProof/>
            <w:webHidden/>
          </w:rPr>
          <w:fldChar w:fldCharType="separate"/>
        </w:r>
        <w:r>
          <w:rPr>
            <w:noProof/>
            <w:webHidden/>
          </w:rPr>
          <w:t>1</w:t>
        </w:r>
        <w:r>
          <w:rPr>
            <w:noProof/>
            <w:webHidden/>
          </w:rPr>
          <w:fldChar w:fldCharType="end"/>
        </w:r>
      </w:hyperlink>
    </w:p>
    <w:p w14:paraId="3535EA77" w14:textId="27416393" w:rsidR="00A953D8" w:rsidRDefault="00A953D8">
      <w:pPr>
        <w:pStyle w:val="TOC2"/>
        <w:rPr>
          <w:rFonts w:asciiTheme="minorHAnsi" w:eastAsiaTheme="minorEastAsia" w:hAnsiTheme="minorHAnsi" w:cstheme="minorBidi"/>
          <w:noProof/>
          <w:kern w:val="2"/>
          <w:sz w:val="24"/>
          <w:szCs w:val="24"/>
          <w14:ligatures w14:val="standardContextual"/>
        </w:rPr>
      </w:pPr>
      <w:hyperlink w:anchor="_Toc196244444" w:history="1">
        <w:r w:rsidRPr="006D18EC">
          <w:rPr>
            <w:rStyle w:val="Hyperlink"/>
            <w:noProof/>
          </w:rPr>
          <w:t>3.3</w:t>
        </w:r>
        <w:r>
          <w:rPr>
            <w:rFonts w:asciiTheme="minorHAnsi" w:eastAsiaTheme="minorEastAsia" w:hAnsiTheme="minorHAnsi" w:cstheme="minorBidi"/>
            <w:noProof/>
            <w:kern w:val="2"/>
            <w:sz w:val="24"/>
            <w:szCs w:val="24"/>
            <w14:ligatures w14:val="standardContextual"/>
          </w:rPr>
          <w:tab/>
        </w:r>
        <w:r w:rsidRPr="006D18EC">
          <w:rPr>
            <w:rStyle w:val="Hyperlink"/>
            <w:noProof/>
          </w:rPr>
          <w:t>AT. L2-3.2.3 - Insider Threat Awareness</w:t>
        </w:r>
        <w:r>
          <w:rPr>
            <w:noProof/>
            <w:webHidden/>
          </w:rPr>
          <w:tab/>
        </w:r>
        <w:r>
          <w:rPr>
            <w:noProof/>
            <w:webHidden/>
          </w:rPr>
          <w:fldChar w:fldCharType="begin"/>
        </w:r>
        <w:r>
          <w:rPr>
            <w:noProof/>
            <w:webHidden/>
          </w:rPr>
          <w:instrText xml:space="preserve"> PAGEREF _Toc196244444 \h </w:instrText>
        </w:r>
        <w:r>
          <w:rPr>
            <w:noProof/>
            <w:webHidden/>
          </w:rPr>
        </w:r>
        <w:r>
          <w:rPr>
            <w:noProof/>
            <w:webHidden/>
          </w:rPr>
          <w:fldChar w:fldCharType="separate"/>
        </w:r>
        <w:r>
          <w:rPr>
            <w:noProof/>
            <w:webHidden/>
          </w:rPr>
          <w:t>2</w:t>
        </w:r>
        <w:r>
          <w:rPr>
            <w:noProof/>
            <w:webHidden/>
          </w:rPr>
          <w:fldChar w:fldCharType="end"/>
        </w:r>
      </w:hyperlink>
    </w:p>
    <w:p w14:paraId="11513A8F" w14:textId="70709D83" w:rsidR="00A72BFA" w:rsidRDefault="00784CF7" w:rsidP="00784CF7">
      <w:pPr>
        <w:tabs>
          <w:tab w:val="left" w:leader="dot" w:pos="9072"/>
        </w:tabs>
        <w:spacing w:line="220" w:lineRule="atLeast"/>
        <w:rPr>
          <w:rFonts w:ascii="Times New Roman" w:hAnsi="Times New Roman"/>
          <w:sz w:val="24"/>
          <w:szCs w:val="24"/>
        </w:rPr>
      </w:pPr>
      <w:r w:rsidRPr="00B00125">
        <w:rPr>
          <w:rFonts w:ascii="Times New Roman" w:hAnsi="Times New Roman"/>
          <w:sz w:val="24"/>
          <w:szCs w:val="24"/>
        </w:rPr>
        <w:fldChar w:fldCharType="end"/>
      </w:r>
    </w:p>
    <w:p w14:paraId="79582BEC" w14:textId="77777777" w:rsidR="00BC51DA" w:rsidRPr="00BC51DA" w:rsidRDefault="00BC51DA" w:rsidP="00BC51DA">
      <w:pPr>
        <w:rPr>
          <w:rFonts w:ascii="Times New Roman" w:hAnsi="Times New Roman"/>
          <w:sz w:val="24"/>
          <w:szCs w:val="24"/>
        </w:rPr>
      </w:pPr>
    </w:p>
    <w:p w14:paraId="1B52E2E7" w14:textId="77777777" w:rsidR="00BC51DA" w:rsidRPr="00BC51DA" w:rsidRDefault="00BC51DA" w:rsidP="00BC51DA">
      <w:pPr>
        <w:rPr>
          <w:rFonts w:ascii="Times New Roman" w:hAnsi="Times New Roman"/>
          <w:sz w:val="24"/>
          <w:szCs w:val="24"/>
        </w:rPr>
      </w:pPr>
    </w:p>
    <w:p w14:paraId="48AF4048" w14:textId="77777777" w:rsidR="00BC51DA" w:rsidRPr="00BC51DA" w:rsidRDefault="00BC51DA" w:rsidP="00BC51DA">
      <w:pPr>
        <w:rPr>
          <w:rFonts w:ascii="Times New Roman" w:hAnsi="Times New Roman"/>
          <w:sz w:val="24"/>
          <w:szCs w:val="24"/>
        </w:rPr>
      </w:pPr>
    </w:p>
    <w:p w14:paraId="2647FCAB" w14:textId="77777777" w:rsidR="00BC51DA" w:rsidRPr="00BC51DA" w:rsidRDefault="00BC51DA" w:rsidP="00BC51DA">
      <w:pPr>
        <w:rPr>
          <w:rFonts w:ascii="Times New Roman" w:hAnsi="Times New Roman"/>
          <w:sz w:val="24"/>
          <w:szCs w:val="24"/>
        </w:rPr>
      </w:pPr>
    </w:p>
    <w:p w14:paraId="4B852E43" w14:textId="1D91FA0B" w:rsidR="00BC51DA" w:rsidRPr="00BC51DA" w:rsidRDefault="00BC51DA" w:rsidP="3AEB4FD5">
      <w:pPr>
        <w:rPr>
          <w:rFonts w:ascii="Times New Roman" w:hAnsi="Times New Roman"/>
          <w:sz w:val="24"/>
          <w:szCs w:val="24"/>
        </w:rPr>
        <w:sectPr w:rsidR="00BC51DA" w:rsidRPr="00BC51DA" w:rsidSect="006F0F97">
          <w:headerReference w:type="first" r:id="rId16"/>
          <w:footerReference w:type="first" r:id="rId17"/>
          <w:pgSz w:w="12240" w:h="15840" w:code="1"/>
          <w:pgMar w:top="720" w:right="720" w:bottom="720" w:left="720" w:header="720" w:footer="720" w:gutter="0"/>
          <w:pgNumType w:fmt="lowerRoman" w:start="1"/>
          <w:cols w:space="720"/>
          <w:titlePg/>
          <w:docGrid w:linePitch="299"/>
        </w:sectPr>
      </w:pPr>
    </w:p>
    <w:p w14:paraId="2635E364" w14:textId="59D7EF9A" w:rsidR="00C758D5" w:rsidRDefault="008641EB" w:rsidP="007A7C38">
      <w:pPr>
        <w:pStyle w:val="Style4"/>
      </w:pPr>
      <w:bookmarkStart w:id="10" w:name="_Toc196244439"/>
      <w:bookmarkEnd w:id="4"/>
      <w:bookmarkEnd w:id="5"/>
      <w:bookmarkEnd w:id="6"/>
      <w:bookmarkEnd w:id="7"/>
      <w:bookmarkEnd w:id="8"/>
      <w:bookmarkEnd w:id="9"/>
      <w:r>
        <w:lastRenderedPageBreak/>
        <w:t>purpose</w:t>
      </w:r>
      <w:bookmarkEnd w:id="10"/>
    </w:p>
    <w:p w14:paraId="08B4BBC6" w14:textId="6C3D4F13" w:rsidR="002572C1" w:rsidRDefault="00863956" w:rsidP="002572C1">
      <w:pPr>
        <w:spacing w:after="0"/>
      </w:pPr>
      <w:r>
        <w:t>Avaso Federal Solutions</w:t>
      </w:r>
      <w:r w:rsidR="002572C1">
        <w:t xml:space="preserve"> has adopted the Security Awareness and Training principles established in NIST SP 800-171, “Security Awareness and </w:t>
      </w:r>
      <w:r w:rsidR="007751E9">
        <w:t>Tra</w:t>
      </w:r>
      <w:r w:rsidR="00194AB9">
        <w:t>ining</w:t>
      </w:r>
      <w:r w:rsidR="002572C1">
        <w:t>,” control guidelines, as the official policy for this security domain. The “AT” designator identified in each control represents the NIST-specified identifier for the Security Awareness and Training control family. The following subsections in this document outline the Security Awareness and Training requirements that we must implement and maintain in order to be compliant with this policy. Everyone is required to complete the introductory and annually recurring security awareness training to ensure that all employees, contractors and third parties are familiar with information security policies, as well as departmental and local information security responsibilities.</w:t>
      </w:r>
    </w:p>
    <w:p w14:paraId="2FCC4542" w14:textId="77777777" w:rsidR="006051BC" w:rsidRDefault="006051BC" w:rsidP="002572C1">
      <w:pPr>
        <w:spacing w:after="0"/>
      </w:pPr>
    </w:p>
    <w:p w14:paraId="39EC13BE" w14:textId="78D40233" w:rsidR="00C758D5" w:rsidRDefault="00DA4614" w:rsidP="007A7C38">
      <w:pPr>
        <w:pStyle w:val="Style4"/>
      </w:pPr>
      <w:bookmarkStart w:id="11" w:name="_Toc196244440"/>
      <w:r>
        <w:t>Scope</w:t>
      </w:r>
      <w:bookmarkEnd w:id="11"/>
      <w:r w:rsidR="009A7D6A">
        <w:t xml:space="preserve"> </w:t>
      </w:r>
    </w:p>
    <w:p w14:paraId="6D8CEE4F" w14:textId="765734F1" w:rsidR="00A20DF5" w:rsidRPr="00A20DF5" w:rsidRDefault="00195259" w:rsidP="157BBE72">
      <w:pPr>
        <w:pStyle w:val="NormalWeb"/>
        <w:shd w:val="clear" w:color="auto" w:fill="FFFFFF" w:themeFill="background1"/>
        <w:jc w:val="both"/>
        <w:rPr>
          <w:rStyle w:val="mw-headline"/>
          <w:color w:val="000000"/>
        </w:rPr>
      </w:pPr>
      <w:bookmarkStart w:id="12" w:name="_Toc175117792"/>
      <w:bookmarkStart w:id="13" w:name="_Toc312009719"/>
      <w:bookmarkStart w:id="14" w:name="_Toc438974582"/>
      <w:r>
        <w:t>This p</w:t>
      </w:r>
      <w:r w:rsidR="00E27C4F">
        <w:t>olicy</w:t>
      </w:r>
      <w:r>
        <w:t xml:space="preserve"> </w:t>
      </w:r>
      <w:r w:rsidR="00A20DF5">
        <w:t>applies to a</w:t>
      </w:r>
      <w:r w:rsidR="00A20DF5" w:rsidRPr="305A92AE">
        <w:rPr>
          <w:color w:val="000000" w:themeColor="text1"/>
        </w:rPr>
        <w:t xml:space="preserve">ll employees, contractors, and any others granted access to </w:t>
      </w:r>
      <w:r w:rsidR="00863956" w:rsidRPr="305A92AE">
        <w:rPr>
          <w:color w:val="000000" w:themeColor="text1"/>
        </w:rPr>
        <w:t xml:space="preserve">Avaso Federal </w:t>
      </w:r>
      <w:commentRangeStart w:id="15"/>
      <w:commentRangeStart w:id="16"/>
      <w:r w:rsidR="00863956" w:rsidRPr="305A92AE">
        <w:rPr>
          <w:color w:val="000000" w:themeColor="text1"/>
        </w:rPr>
        <w:t>Solutions</w:t>
      </w:r>
      <w:r w:rsidR="00A20DF5" w:rsidRPr="305A92AE">
        <w:rPr>
          <w:color w:val="000000" w:themeColor="text1"/>
        </w:rPr>
        <w:t>’</w:t>
      </w:r>
      <w:del w:id="17" w:author="paul.brothe@avasofed.com" w:date="2026-02-20T14:37:00Z">
        <w:r w:rsidRPr="305A92AE" w:rsidDel="0076365F">
          <w:rPr>
            <w:color w:val="000000" w:themeColor="text1"/>
          </w:rPr>
          <w:delText>s</w:delText>
        </w:r>
      </w:del>
      <w:commentRangeEnd w:id="15"/>
      <w:r w:rsidRPr="305A92AE">
        <w:rPr>
          <w:rStyle w:val="CommentReference"/>
          <w:color w:val="000000" w:themeColor="text1"/>
          <w:sz w:val="24"/>
        </w:rPr>
        <w:commentReference w:id="15"/>
      </w:r>
      <w:commentRangeEnd w:id="16"/>
      <w:r w:rsidR="00F617E2" w:rsidRPr="305A92AE">
        <w:rPr>
          <w:rStyle w:val="CommentReference"/>
          <w:color w:val="000000" w:themeColor="text1"/>
          <w:sz w:val="24"/>
        </w:rPr>
        <w:commentReference w:id="16"/>
      </w:r>
      <w:r w:rsidR="0076365F" w:rsidRPr="305A92AE">
        <w:rPr>
          <w:color w:val="000000" w:themeColor="text1"/>
        </w:rPr>
        <w:t xml:space="preserve"> information</w:t>
      </w:r>
      <w:r w:rsidR="00A20DF5" w:rsidRPr="305A92AE">
        <w:rPr>
          <w:color w:val="000000" w:themeColor="text1"/>
        </w:rPr>
        <w:t xml:space="preserve"> systems. </w:t>
      </w:r>
    </w:p>
    <w:p w14:paraId="4CBAFDD4" w14:textId="5D87424E" w:rsidR="00195259" w:rsidRDefault="00A20DF5" w:rsidP="00A20DF5">
      <w:pPr>
        <w:spacing w:line="220" w:lineRule="atLeast"/>
        <w:rPr>
          <w:sz w:val="24"/>
          <w:szCs w:val="24"/>
        </w:rPr>
      </w:pPr>
      <w:r w:rsidRPr="157BBE72">
        <w:rPr>
          <w:sz w:val="24"/>
          <w:szCs w:val="24"/>
        </w:rPr>
        <w:t>This p</w:t>
      </w:r>
      <w:r w:rsidR="00490E1C">
        <w:rPr>
          <w:sz w:val="24"/>
          <w:szCs w:val="24"/>
        </w:rPr>
        <w:t>olicy</w:t>
      </w:r>
      <w:r w:rsidRPr="157BBE72">
        <w:rPr>
          <w:sz w:val="24"/>
          <w:szCs w:val="24"/>
        </w:rPr>
        <w:t xml:space="preserve"> </w:t>
      </w:r>
      <w:r w:rsidR="00195259" w:rsidRPr="157BBE72">
        <w:rPr>
          <w:sz w:val="24"/>
          <w:szCs w:val="24"/>
        </w:rPr>
        <w:t xml:space="preserve">has been developed by </w:t>
      </w:r>
      <w:r w:rsidR="00863956">
        <w:rPr>
          <w:sz w:val="24"/>
          <w:szCs w:val="24"/>
        </w:rPr>
        <w:t>Avaso Federal Solutions</w:t>
      </w:r>
      <w:r w:rsidR="00195259" w:rsidRPr="157BBE72">
        <w:rPr>
          <w:sz w:val="24"/>
          <w:szCs w:val="24"/>
        </w:rPr>
        <w:t xml:space="preserve"> in support of </w:t>
      </w:r>
      <w:r w:rsidR="00194AB9" w:rsidRPr="157BBE72">
        <w:rPr>
          <w:sz w:val="24"/>
          <w:szCs w:val="24"/>
        </w:rPr>
        <w:t>our</w:t>
      </w:r>
      <w:r w:rsidR="00195259" w:rsidRPr="157BBE72">
        <w:rPr>
          <w:sz w:val="24"/>
          <w:szCs w:val="24"/>
        </w:rPr>
        <w:t xml:space="preserve"> IT Management and Security</w:t>
      </w:r>
      <w:r w:rsidR="00194AB9" w:rsidRPr="157BBE72">
        <w:rPr>
          <w:sz w:val="24"/>
          <w:szCs w:val="24"/>
        </w:rPr>
        <w:t xml:space="preserve">. </w:t>
      </w:r>
    </w:p>
    <w:p w14:paraId="64E60855" w14:textId="77777777" w:rsidR="006F0F97" w:rsidRDefault="006F0F97" w:rsidP="00A20DF5">
      <w:pPr>
        <w:spacing w:line="220" w:lineRule="atLeast"/>
        <w:rPr>
          <w:sz w:val="24"/>
          <w:szCs w:val="24"/>
        </w:rPr>
      </w:pPr>
    </w:p>
    <w:p w14:paraId="014D885E" w14:textId="6CE96301" w:rsidR="00E44E4C" w:rsidRDefault="00761DFB" w:rsidP="007A7C38">
      <w:pPr>
        <w:pStyle w:val="Style4"/>
      </w:pPr>
      <w:bookmarkStart w:id="18" w:name="_Toc196244441"/>
      <w:bookmarkEnd w:id="12"/>
      <w:bookmarkEnd w:id="13"/>
      <w:r>
        <w:t>Policy</w:t>
      </w:r>
      <w:bookmarkEnd w:id="18"/>
    </w:p>
    <w:p w14:paraId="3D91EC53" w14:textId="2B0274E5" w:rsidR="00281595" w:rsidRPr="003C7EF0" w:rsidRDefault="00936616" w:rsidP="003C7EF0">
      <w:pPr>
        <w:pStyle w:val="Style6"/>
      </w:pPr>
      <w:bookmarkStart w:id="19" w:name="_Toc196244442"/>
      <w:r w:rsidRPr="003C7EF0">
        <w:t>AT.</w:t>
      </w:r>
      <w:r w:rsidR="00706D7D">
        <w:t xml:space="preserve"> </w:t>
      </w:r>
      <w:r w:rsidRPr="003C7EF0">
        <w:t xml:space="preserve">L2-3.2.1 </w:t>
      </w:r>
      <w:r w:rsidR="008020B0">
        <w:t>–</w:t>
      </w:r>
      <w:r w:rsidRPr="003C7EF0">
        <w:t xml:space="preserve"> Role</w:t>
      </w:r>
      <w:r w:rsidR="008020B0">
        <w:t>-Based Risk Awareness</w:t>
      </w:r>
      <w:bookmarkEnd w:id="19"/>
    </w:p>
    <w:p w14:paraId="147D21FD" w14:textId="23210498" w:rsidR="002575E8" w:rsidRPr="00D3706E" w:rsidRDefault="002575E8" w:rsidP="25527324">
      <w:pPr>
        <w:spacing w:after="0"/>
      </w:pPr>
      <w:r>
        <w:t xml:space="preserve">The systems owner shall </w:t>
      </w:r>
      <w:r w:rsidR="006D1675">
        <w:t xml:space="preserve">ensure </w:t>
      </w:r>
      <w:r>
        <w:t xml:space="preserve">that information security is given a high priority. Senior management shall ensure that information security communications are given priority by staff and shall support information security awareness programs. All new employees and contractors will be supplied with mandatory information security training as part of job orientation. </w:t>
      </w:r>
      <w:r w:rsidR="00863956">
        <w:t>Avaso Federal Solutions</w:t>
      </w:r>
      <w:r w:rsidR="65F9DEFE">
        <w:t xml:space="preserve"> </w:t>
      </w:r>
      <w:r>
        <w:t xml:space="preserve">shall provide </w:t>
      </w:r>
      <w:r w:rsidR="0055267F">
        <w:t>(annual at a minimum)</w:t>
      </w:r>
      <w:r>
        <w:t xml:space="preserve"> information security awareness </w:t>
      </w:r>
      <w:r w:rsidR="00E373D3">
        <w:t xml:space="preserve">and CUI </w:t>
      </w:r>
      <w:r w:rsidR="002B63BD">
        <w:t>tr</w:t>
      </w:r>
      <w:r w:rsidR="008F61E3">
        <w:t>aining</w:t>
      </w:r>
      <w:r>
        <w:t xml:space="preserve"> to all staff by various means, which include the following:</w:t>
      </w:r>
    </w:p>
    <w:p w14:paraId="1F8DA3C1" w14:textId="77777777" w:rsidR="002575E8" w:rsidRPr="00D3706E" w:rsidRDefault="002575E8" w:rsidP="002575E8">
      <w:pPr>
        <w:pStyle w:val="ListParagraph"/>
        <w:numPr>
          <w:ilvl w:val="0"/>
          <w:numId w:val="27"/>
        </w:numPr>
        <w:spacing w:before="0" w:after="0"/>
        <w:contextualSpacing/>
        <w:jc w:val="left"/>
      </w:pPr>
      <w:r w:rsidRPr="00D3706E">
        <w:t>Electronic updates, briefings, pamphlets, and newsletters.</w:t>
      </w:r>
    </w:p>
    <w:p w14:paraId="17CFE979" w14:textId="77777777" w:rsidR="002575E8" w:rsidRPr="00D3706E" w:rsidRDefault="002575E8" w:rsidP="002575E8">
      <w:pPr>
        <w:pStyle w:val="ListParagraph"/>
        <w:numPr>
          <w:ilvl w:val="0"/>
          <w:numId w:val="27"/>
        </w:numPr>
        <w:spacing w:before="0" w:after="0"/>
        <w:contextualSpacing/>
        <w:jc w:val="left"/>
      </w:pPr>
      <w:r w:rsidRPr="00D3706E">
        <w:t>Self-based information security awareness training to enhance awareness and educate staff on information technology security threats and the appropriate safeguards.</w:t>
      </w:r>
    </w:p>
    <w:p w14:paraId="146AC0E2" w14:textId="556716ED" w:rsidR="002575E8" w:rsidRDefault="002575E8" w:rsidP="002575E8">
      <w:pPr>
        <w:pStyle w:val="ListParagraph"/>
        <w:numPr>
          <w:ilvl w:val="0"/>
          <w:numId w:val="27"/>
        </w:numPr>
        <w:spacing w:before="0" w:after="0"/>
        <w:contextualSpacing/>
        <w:jc w:val="left"/>
      </w:pPr>
      <w:r w:rsidRPr="00D3706E">
        <w:t xml:space="preserve">An employee handbook or summary of information security policies, which shall be formally delivered to and acknowledged by employees before they access resources. </w:t>
      </w:r>
    </w:p>
    <w:p w14:paraId="22F59A59" w14:textId="7276D022" w:rsidR="003C60F7" w:rsidRDefault="002575E8" w:rsidP="25527324">
      <w:pPr>
        <w:spacing w:after="0"/>
      </w:pPr>
      <w:r>
        <w:t xml:space="preserve">All users of new systems shall receive training to ensure that their use of the systems is effective and does not compromise information security. </w:t>
      </w:r>
      <w:r w:rsidR="00863956">
        <w:t>Avaso Federal Solutions</w:t>
      </w:r>
      <w:r w:rsidR="7F20BB55">
        <w:t xml:space="preserve"> </w:t>
      </w:r>
      <w:r>
        <w:t xml:space="preserve">shall train users on how new systems will integrate into their current responsibilities. </w:t>
      </w:r>
      <w:r w:rsidR="56E83D5A">
        <w:t>Avaso Federal Solutions</w:t>
      </w:r>
      <w:r w:rsidR="005012CB">
        <w:t xml:space="preserve"> </w:t>
      </w:r>
      <w:r w:rsidR="007C22CD">
        <w:t>has created policies for each of the CMMC</w:t>
      </w:r>
      <w:r w:rsidR="00324FE6">
        <w:t xml:space="preserve"> domains and </w:t>
      </w:r>
      <w:r w:rsidR="00FE0AC6">
        <w:t xml:space="preserve">ensures </w:t>
      </w:r>
      <w:r w:rsidR="00360473">
        <w:t xml:space="preserve">users of the </w:t>
      </w:r>
      <w:r w:rsidR="00324FE6">
        <w:t>i</w:t>
      </w:r>
      <w:r w:rsidR="00360473">
        <w:t xml:space="preserve">nformation </w:t>
      </w:r>
      <w:r w:rsidR="00324FE6">
        <w:t>s</w:t>
      </w:r>
      <w:r w:rsidR="00360473">
        <w:t xml:space="preserve">ystem are made aware of </w:t>
      </w:r>
      <w:r w:rsidR="00CE4E23">
        <w:t xml:space="preserve">policies </w:t>
      </w:r>
      <w:r w:rsidR="00357A9D">
        <w:t>and procedures</w:t>
      </w:r>
      <w:r w:rsidR="00CD4CEA">
        <w:t xml:space="preserve">, dictating security </w:t>
      </w:r>
      <w:r w:rsidR="00F312F2">
        <w:t>requirements.</w:t>
      </w:r>
      <w:r w:rsidR="00CE4E23">
        <w:t xml:space="preserve"> </w:t>
      </w:r>
      <w:r w:rsidR="00863956">
        <w:t>Avaso Federal Solutions</w:t>
      </w:r>
      <w:r w:rsidR="28021717">
        <w:t xml:space="preserve"> </w:t>
      </w:r>
      <w:r>
        <w:t>shall notify staff of all existing and any new policies that apply to new systems.</w:t>
      </w:r>
      <w:r w:rsidR="00780B12">
        <w:t xml:space="preserve"> A signed Acceptable Use Policy confirms acknowledgement of the required security controls.</w:t>
      </w:r>
    </w:p>
    <w:p w14:paraId="67A4CDDD" w14:textId="489AD034" w:rsidR="00D16E4E" w:rsidRDefault="000C5410" w:rsidP="00B72F3D">
      <w:pPr>
        <w:pStyle w:val="Style6"/>
      </w:pPr>
      <w:bookmarkStart w:id="20" w:name="_Toc196244443"/>
      <w:r>
        <w:t>AT.</w:t>
      </w:r>
      <w:r w:rsidR="00706D7D">
        <w:t xml:space="preserve"> </w:t>
      </w:r>
      <w:r>
        <w:t>L2</w:t>
      </w:r>
      <w:r w:rsidR="5E3BA00E">
        <w:t>-</w:t>
      </w:r>
      <w:r>
        <w:t>3.2</w:t>
      </w:r>
      <w:r w:rsidR="05236A84">
        <w:t xml:space="preserve">.2 </w:t>
      </w:r>
      <w:r w:rsidR="00653231">
        <w:t>–</w:t>
      </w:r>
      <w:r>
        <w:t xml:space="preserve"> </w:t>
      </w:r>
      <w:r w:rsidR="00653231">
        <w:t xml:space="preserve">Role-Based </w:t>
      </w:r>
      <w:r>
        <w:t>Training</w:t>
      </w:r>
      <w:bookmarkEnd w:id="20"/>
    </w:p>
    <w:p w14:paraId="7677D955" w14:textId="14B90C6A" w:rsidR="00C547CC" w:rsidRPr="00D3706E" w:rsidRDefault="00C547CC" w:rsidP="25527324">
      <w:pPr>
        <w:spacing w:after="0"/>
      </w:pPr>
      <w:r>
        <w:t xml:space="preserve">Management must provide any required local information security training in addition to required training and track the completion of all required training in a training completion log or system. </w:t>
      </w:r>
      <w:r w:rsidR="00863956">
        <w:t>Avaso Federal Solutions</w:t>
      </w:r>
      <w:r w:rsidR="3C925191">
        <w:t xml:space="preserve"> </w:t>
      </w:r>
      <w:r>
        <w:t>shall provide information relevant to effective information security practices to staff members in a timely manner. On a periodic basis, management shall receive input from information security staff on the effectiveness of information security measures and recommended improvements. Training requirements</w:t>
      </w:r>
      <w:r w:rsidR="00FA7A32">
        <w:t xml:space="preserve"> may</w:t>
      </w:r>
      <w:r>
        <w:t xml:space="preserve"> include the following:</w:t>
      </w:r>
    </w:p>
    <w:p w14:paraId="6ED99B99" w14:textId="77777777" w:rsidR="00C547CC" w:rsidRPr="00D3706E" w:rsidRDefault="00C547CC" w:rsidP="00C547CC">
      <w:pPr>
        <w:pStyle w:val="ListParagraph"/>
        <w:numPr>
          <w:ilvl w:val="0"/>
          <w:numId w:val="29"/>
        </w:numPr>
        <w:spacing w:before="0" w:after="0"/>
        <w:contextualSpacing/>
        <w:jc w:val="left"/>
      </w:pPr>
      <w:r w:rsidRPr="00D3706E">
        <w:t>A handbook or summary of information security policies, which shall be formally delivered to and signed by covered persons before beginning work.</w:t>
      </w:r>
    </w:p>
    <w:p w14:paraId="2D3327F5" w14:textId="77777777" w:rsidR="00C547CC" w:rsidRDefault="00C547CC" w:rsidP="00C547CC">
      <w:pPr>
        <w:pStyle w:val="ListParagraph"/>
        <w:numPr>
          <w:ilvl w:val="0"/>
          <w:numId w:val="29"/>
        </w:numPr>
        <w:spacing w:before="0" w:after="0"/>
        <w:contextualSpacing/>
        <w:jc w:val="left"/>
      </w:pPr>
      <w:r w:rsidRPr="00D3706E">
        <w:t>Formal information technology security training appropriate for work responsibilities, on a regular basis and whenever their work responsibilities change.</w:t>
      </w:r>
    </w:p>
    <w:p w14:paraId="4C51848B" w14:textId="0B96AE2D" w:rsidR="009F7290" w:rsidRPr="00D3706E" w:rsidRDefault="00863956" w:rsidP="009B4BD8">
      <w:pPr>
        <w:pStyle w:val="ListParagraph"/>
        <w:spacing w:before="0" w:after="0"/>
        <w:ind w:left="360"/>
        <w:contextualSpacing/>
        <w:jc w:val="left"/>
      </w:pPr>
      <w:r>
        <w:t>Avaso Federal Solutions</w:t>
      </w:r>
      <w:r w:rsidR="007D7CE8">
        <w:t xml:space="preserve"> shall require:</w:t>
      </w:r>
    </w:p>
    <w:p w14:paraId="1E90A0B9" w14:textId="77777777" w:rsidR="00C547CC" w:rsidRPr="00D3706E" w:rsidRDefault="00C547CC" w:rsidP="00336C5A">
      <w:pPr>
        <w:pStyle w:val="ListParagraph"/>
        <w:numPr>
          <w:ilvl w:val="0"/>
          <w:numId w:val="32"/>
        </w:numPr>
        <w:spacing w:before="0" w:after="0"/>
        <w:contextualSpacing/>
        <w:jc w:val="left"/>
      </w:pPr>
      <w:r w:rsidRPr="00D3706E">
        <w:lastRenderedPageBreak/>
        <w:t xml:space="preserve">Managers must delay covered personnel access to </w:t>
      </w:r>
      <w:r>
        <w:t>controlled unclassified information (</w:t>
      </w:r>
      <w:r w:rsidRPr="00D3706E">
        <w:t>CUI</w:t>
      </w:r>
      <w:r>
        <w:t>)</w:t>
      </w:r>
      <w:r w:rsidRPr="00D3706E">
        <w:t>, restricted or highly restricted data until initial training is complete.</w:t>
      </w:r>
    </w:p>
    <w:p w14:paraId="2D728DF5" w14:textId="77777777" w:rsidR="00C547CC" w:rsidRPr="00D3706E" w:rsidRDefault="00C547CC" w:rsidP="00336C5A">
      <w:pPr>
        <w:pStyle w:val="ListParagraph"/>
        <w:numPr>
          <w:ilvl w:val="0"/>
          <w:numId w:val="32"/>
        </w:numPr>
        <w:spacing w:before="0" w:after="0"/>
        <w:contextualSpacing/>
        <w:jc w:val="left"/>
      </w:pPr>
      <w:r w:rsidRPr="00D3706E">
        <w:t>When staff members change jobs, their information security needs must be reassessed, and any new training on procedures or proper use of information-processing facilities shall be provided as a priority.</w:t>
      </w:r>
    </w:p>
    <w:p w14:paraId="1EBCC50D" w14:textId="7FB864F2" w:rsidR="00C547CC" w:rsidRPr="00D3706E" w:rsidRDefault="00C547CC" w:rsidP="00336C5A">
      <w:pPr>
        <w:pStyle w:val="ListParagraph"/>
        <w:numPr>
          <w:ilvl w:val="0"/>
          <w:numId w:val="32"/>
        </w:numPr>
        <w:spacing w:before="0" w:after="0"/>
        <w:contextualSpacing/>
        <w:jc w:val="left"/>
      </w:pPr>
      <w:r>
        <w:t xml:space="preserve">All contractors and other third parties shall have provisions in their contracts with </w:t>
      </w:r>
      <w:r w:rsidR="00863956">
        <w:t>Avaso Federal Solutions</w:t>
      </w:r>
      <w:r>
        <w:t xml:space="preserve"> that set forth the requirement that they must comply with all information security policies.</w:t>
      </w:r>
    </w:p>
    <w:p w14:paraId="4AE03D6B" w14:textId="77777777" w:rsidR="00C547CC" w:rsidRPr="00D3706E" w:rsidRDefault="00C547CC" w:rsidP="00336C5A">
      <w:pPr>
        <w:pStyle w:val="ListParagraph"/>
        <w:numPr>
          <w:ilvl w:val="0"/>
          <w:numId w:val="32"/>
        </w:numPr>
        <w:spacing w:before="0" w:after="0"/>
        <w:contextualSpacing/>
        <w:jc w:val="left"/>
      </w:pPr>
      <w:r w:rsidRPr="00D3706E">
        <w:t>Training on social engineering and how to detect it and respond to it.</w:t>
      </w:r>
    </w:p>
    <w:p w14:paraId="17A10678" w14:textId="4847B783" w:rsidR="00C547CC" w:rsidRPr="00D3706E" w:rsidRDefault="00C547CC" w:rsidP="00336C5A">
      <w:pPr>
        <w:pStyle w:val="ListParagraph"/>
        <w:numPr>
          <w:ilvl w:val="0"/>
          <w:numId w:val="32"/>
        </w:numPr>
        <w:spacing w:before="0" w:after="0"/>
        <w:contextualSpacing/>
        <w:jc w:val="left"/>
      </w:pPr>
      <w:r w:rsidRPr="00D3706E">
        <w:t>Training on the acceptable use of resources.</w:t>
      </w:r>
    </w:p>
    <w:p w14:paraId="1781DFD8" w14:textId="77777777" w:rsidR="00C547CC" w:rsidRPr="00D3706E" w:rsidRDefault="00C547CC" w:rsidP="00336C5A">
      <w:pPr>
        <w:pStyle w:val="ListParagraph"/>
        <w:numPr>
          <w:ilvl w:val="0"/>
          <w:numId w:val="32"/>
        </w:numPr>
        <w:spacing w:before="0" w:after="0"/>
        <w:contextualSpacing/>
        <w:jc w:val="left"/>
      </w:pPr>
      <w:r w:rsidRPr="00D3706E">
        <w:t>Training on restricting the publication of CUI and other classified data on externally owned, publicly accessible websites (e.g., forums, LinkedIn, Facebook, Twitter).</w:t>
      </w:r>
    </w:p>
    <w:p w14:paraId="6C75286C" w14:textId="77777777" w:rsidR="00C547CC" w:rsidRPr="00D3706E" w:rsidRDefault="00C547CC" w:rsidP="00336C5A">
      <w:pPr>
        <w:pStyle w:val="ListParagraph"/>
        <w:numPr>
          <w:ilvl w:val="0"/>
          <w:numId w:val="32"/>
        </w:numPr>
        <w:spacing w:before="0" w:after="0"/>
        <w:contextualSpacing/>
        <w:jc w:val="left"/>
      </w:pPr>
      <w:r w:rsidRPr="00D3706E">
        <w:t>Annually recurring information security awareness training in support of information security awareness program objectives must be completed by each covered person (which includes all employees, contractors, consultants, and vendors with access to information assets) that is appropriate for work responsibilities.</w:t>
      </w:r>
    </w:p>
    <w:p w14:paraId="659CB7F6" w14:textId="77777777" w:rsidR="00C547CC" w:rsidRPr="00D3706E" w:rsidRDefault="00C547CC" w:rsidP="00336C5A">
      <w:pPr>
        <w:pStyle w:val="ListParagraph"/>
        <w:numPr>
          <w:ilvl w:val="0"/>
          <w:numId w:val="32"/>
        </w:numPr>
        <w:spacing w:before="0" w:after="0"/>
        <w:contextualSpacing/>
        <w:jc w:val="left"/>
      </w:pPr>
      <w:r w:rsidRPr="00D3706E">
        <w:t>Management must revoke logical access to systems and services if an employee fails to complete required annually training. Failure to complete required training within the renewal date shall result in either disciplinary action or a loss of access to systems until such time as the training has been completed.</w:t>
      </w:r>
    </w:p>
    <w:p w14:paraId="484A349B" w14:textId="77777777" w:rsidR="00C547CC" w:rsidRPr="00D3706E" w:rsidRDefault="00C547CC" w:rsidP="00336C5A">
      <w:pPr>
        <w:pStyle w:val="ListParagraph"/>
        <w:numPr>
          <w:ilvl w:val="0"/>
          <w:numId w:val="32"/>
        </w:numPr>
        <w:spacing w:before="0" w:after="0"/>
        <w:contextualSpacing/>
        <w:jc w:val="left"/>
      </w:pPr>
      <w:r w:rsidRPr="00D3706E">
        <w:t>Persons on extended medical leave are exempted from this requirement until such time that they return to the workplace.</w:t>
      </w:r>
    </w:p>
    <w:p w14:paraId="61D0E8C9" w14:textId="77777777" w:rsidR="00C547CC" w:rsidRPr="00D3706E" w:rsidRDefault="00C547CC" w:rsidP="00336C5A">
      <w:pPr>
        <w:pStyle w:val="ListParagraph"/>
        <w:numPr>
          <w:ilvl w:val="0"/>
          <w:numId w:val="32"/>
        </w:numPr>
        <w:spacing w:before="0" w:after="0"/>
        <w:contextualSpacing/>
        <w:jc w:val="left"/>
      </w:pPr>
      <w:r w:rsidRPr="00D3706E">
        <w:t>Managers must ensure that covered persons remain in compliance with required training.</w:t>
      </w:r>
    </w:p>
    <w:p w14:paraId="267F55FD" w14:textId="244173BE" w:rsidR="00C547CC" w:rsidRDefault="00C547CC" w:rsidP="00336C5A">
      <w:pPr>
        <w:pStyle w:val="ListParagraph"/>
        <w:numPr>
          <w:ilvl w:val="0"/>
          <w:numId w:val="32"/>
        </w:numPr>
        <w:spacing w:before="0" w:after="0"/>
        <w:contextualSpacing/>
        <w:jc w:val="left"/>
      </w:pPr>
      <w:r>
        <w:t>Long term contractors and other third parties with contracts ending within 30 days of an annual training deadline are exempted from completing annual training</w:t>
      </w:r>
      <w:r w:rsidR="633A658A">
        <w:t>.</w:t>
      </w:r>
    </w:p>
    <w:p w14:paraId="77B712B5" w14:textId="369B6699" w:rsidR="00022179" w:rsidRPr="00720B61" w:rsidRDefault="00923FA4" w:rsidP="00B72F3D">
      <w:pPr>
        <w:pStyle w:val="Style6"/>
      </w:pPr>
      <w:bookmarkStart w:id="21" w:name="_Toc196244444"/>
      <w:r w:rsidRPr="00923FA4">
        <w:t>AT.</w:t>
      </w:r>
      <w:r w:rsidR="00706D7D">
        <w:t xml:space="preserve"> </w:t>
      </w:r>
      <w:r w:rsidRPr="00923FA4">
        <w:t xml:space="preserve">L2-3.2.3 - </w:t>
      </w:r>
      <w:r w:rsidR="008B4A32" w:rsidRPr="00923FA4">
        <w:t>Insider Threat</w:t>
      </w:r>
      <w:r w:rsidRPr="00923FA4">
        <w:t xml:space="preserve"> </w:t>
      </w:r>
      <w:r w:rsidR="00F8214B">
        <w:t>Awareness</w:t>
      </w:r>
      <w:bookmarkEnd w:id="21"/>
    </w:p>
    <w:p w14:paraId="173B1AF6" w14:textId="619992CA" w:rsidR="006F0F97" w:rsidRDefault="00496EBB" w:rsidP="00496EBB">
      <w:pPr>
        <w:spacing w:before="0" w:after="0"/>
        <w:contextualSpacing/>
        <w:jc w:val="left"/>
      </w:pPr>
      <w:r w:rsidRPr="00D3706E">
        <w:t xml:space="preserve">Insider threat training shall </w:t>
      </w:r>
      <w:r w:rsidR="00E7751E">
        <w:t xml:space="preserve">be required by all employees and </w:t>
      </w:r>
      <w:r w:rsidRPr="00D3706E">
        <w:t xml:space="preserve">include how to communicate employee and management concerns and the prevention, detection, and response regarding potential indicators of insider threats through appropriate channels in accordance with established organizational policies and procedures. Potential indicators and possible precursors of insider threat </w:t>
      </w:r>
      <w:r w:rsidR="007B4808">
        <w:t xml:space="preserve">can include </w:t>
      </w:r>
      <w:r w:rsidR="007B4808" w:rsidRPr="007B4808">
        <w:t>inordinate, long-term job dissatisfaction, attempts to gain access to information not required for job performance, unexplained access to financial resources, bullying or sexual harassment of fellow employees, workplace violence, unusual routine changes, attempts to bypass implemented security controls, the abuse of privileged access to systems or information, sudden or inexplicable lifestyle changes, and other serious violations of organizational policies, procedures, directives, rules, or practices.</w:t>
      </w:r>
    </w:p>
    <w:bookmarkEnd w:id="14"/>
    <w:p w14:paraId="6DE82376" w14:textId="77777777" w:rsidR="00195259" w:rsidRPr="00E44E4C" w:rsidRDefault="00195259" w:rsidP="00195259">
      <w:pPr>
        <w:pStyle w:val="ListParagraph"/>
      </w:pPr>
    </w:p>
    <w:sectPr w:rsidR="00195259" w:rsidRPr="00E44E4C" w:rsidSect="00231A4B">
      <w:pgSz w:w="12240" w:h="15840" w:code="1"/>
      <w:pgMar w:top="720" w:right="720" w:bottom="720" w:left="720" w:header="720" w:footer="720"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paul.brothe@avasofed.com" w:date="2026-02-20T09:38:00Z" w:initials="pa">
    <w:p w14:paraId="291D75C1" w14:textId="03DA441C" w:rsidR="00793F9E" w:rsidRDefault="00FB06FD">
      <w:pPr>
        <w:pStyle w:val="CommentText"/>
      </w:pPr>
      <w:r>
        <w:rPr>
          <w:rStyle w:val="CommentReference"/>
        </w:rPr>
        <w:annotationRef/>
      </w:r>
      <w:r w:rsidRPr="2230AF6A">
        <w:t>Possessive designation, but no additional s required.</w:t>
      </w:r>
    </w:p>
  </w:comment>
  <w:comment w:id="16" w:author="Joshua Barnhart" w:date="2026-03-05T07:15:00Z" w:initials="JB">
    <w:p w14:paraId="1E65E346" w14:textId="77777777" w:rsidR="00F617E2" w:rsidRDefault="00F617E2" w:rsidP="00F617E2">
      <w:pPr>
        <w:pStyle w:val="CommentText"/>
        <w:jc w:val="left"/>
      </w:pPr>
      <w:r>
        <w:rPr>
          <w:rStyle w:val="CommentReference"/>
        </w:rPr>
        <w:annotationRef/>
      </w:r>
      <w:r>
        <w:t>Good catch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1D75C1" w15:done="0"/>
  <w15:commentEx w15:paraId="1E65E346" w15:paraIdParent="291D75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A2F3AA" w16cex:dateUtc="2026-02-20T14:38:00Z"/>
  <w16cex:commentExtensible w16cex:durableId="41330548" w16cex:dateUtc="2026-03-05T14: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1D75C1" w16cid:durableId="79A2F3AA"/>
  <w16cid:commentId w16cid:paraId="1E65E346" w16cid:durableId="413305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BDF5E" w14:textId="77777777" w:rsidR="00FB06FD" w:rsidRDefault="00FB06FD">
      <w:pPr>
        <w:spacing w:before="0" w:after="0"/>
      </w:pPr>
      <w:r>
        <w:separator/>
      </w:r>
    </w:p>
  </w:endnote>
  <w:endnote w:type="continuationSeparator" w:id="0">
    <w:p w14:paraId="529CE3B7" w14:textId="77777777" w:rsidR="00FB06FD" w:rsidRDefault="00FB06FD">
      <w:pPr>
        <w:spacing w:before="0" w:after="0"/>
      </w:pPr>
      <w:r>
        <w:continuationSeparator/>
      </w:r>
    </w:p>
  </w:endnote>
  <w:endnote w:type="continuationNotice" w:id="1">
    <w:p w14:paraId="00FDA34D" w14:textId="77777777" w:rsidR="00FB06FD" w:rsidRDefault="00FB06F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ibbon131 Bd BT">
    <w:altName w:val="Courier New"/>
    <w:charset w:val="00"/>
    <w:family w:val="script"/>
    <w:pitch w:val="variable"/>
    <w:sig w:usb0="00000087" w:usb1="00000000" w:usb2="00000000" w:usb3="00000000" w:csb0="0000001B"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val="0"/>
      </w:rPr>
      <w:id w:val="-1136949642"/>
      <w:docPartObj>
        <w:docPartGallery w:val="Page Numbers (Bottom of Page)"/>
        <w:docPartUnique/>
      </w:docPartObj>
    </w:sdtPr>
    <w:sdtEndPr>
      <w:rPr>
        <w:noProof/>
      </w:rPr>
    </w:sdtEndPr>
    <w:sdtContent>
      <w:p w14:paraId="3EBACFD9" w14:textId="46D86921" w:rsidR="000B5420" w:rsidRPr="0066413D" w:rsidRDefault="00F13D9E" w:rsidP="00F13D9E">
        <w:pPr>
          <w:pStyle w:val="Footer"/>
          <w:jc w:val="left"/>
          <w:rPr>
            <w:b w:val="0"/>
            <w:bCs/>
          </w:rPr>
        </w:pPr>
        <w:r w:rsidRPr="00F13D9E">
          <w:t>PROPRIETARY – V</w:t>
        </w:r>
        <w:r w:rsidR="000150F8">
          <w:t>4</w:t>
        </w:r>
        <w:r w:rsidR="00254D59">
          <w:t>.0</w:t>
        </w:r>
        <w:r w:rsidR="000B5420" w:rsidRPr="0066413D">
          <w:rPr>
            <w:b w:val="0"/>
            <w:bCs/>
            <w:szCs w:val="16"/>
          </w:rPr>
          <w:tab/>
        </w:r>
        <w:r w:rsidR="006F0F97">
          <w:rPr>
            <w:b w:val="0"/>
            <w:bCs/>
            <w:szCs w:val="16"/>
          </w:rPr>
          <w:tab/>
        </w:r>
        <w:r w:rsidR="006F0F97">
          <w:rPr>
            <w:b w:val="0"/>
            <w:bCs/>
            <w:szCs w:val="16"/>
          </w:rPr>
          <w:tab/>
        </w:r>
        <w:r w:rsidR="000B5420" w:rsidRPr="0066413D">
          <w:rPr>
            <w:b w:val="0"/>
            <w:bCs/>
            <w:szCs w:val="16"/>
          </w:rPr>
          <w:tab/>
        </w:r>
        <w:r w:rsidR="000B5420" w:rsidRPr="0066413D">
          <w:rPr>
            <w:b w:val="0"/>
            <w:bCs/>
          </w:rPr>
          <w:fldChar w:fldCharType="begin"/>
        </w:r>
        <w:r w:rsidR="000B5420" w:rsidRPr="0066413D">
          <w:rPr>
            <w:b w:val="0"/>
            <w:bCs/>
          </w:rPr>
          <w:instrText xml:space="preserve"> PAGE   \* MERGEFORMAT </w:instrText>
        </w:r>
        <w:r w:rsidR="000B5420" w:rsidRPr="0066413D">
          <w:rPr>
            <w:b w:val="0"/>
            <w:bCs/>
          </w:rPr>
          <w:fldChar w:fldCharType="separate"/>
        </w:r>
        <w:r w:rsidR="000B5420" w:rsidRPr="0066413D">
          <w:rPr>
            <w:b w:val="0"/>
            <w:bCs/>
            <w:noProof/>
          </w:rPr>
          <w:t>2</w:t>
        </w:r>
        <w:r w:rsidR="000B5420" w:rsidRPr="0066413D">
          <w:rPr>
            <w:b w:val="0"/>
            <w:bCs/>
            <w:noProof/>
          </w:rPr>
          <w:fldChar w:fldCharType="end"/>
        </w:r>
      </w:p>
    </w:sdtContent>
  </w:sdt>
  <w:p w14:paraId="3D3D22A9" w14:textId="70552114" w:rsidR="00FD38C2" w:rsidRPr="0066413D" w:rsidRDefault="00FD38C2" w:rsidP="00A72BFA">
    <w:pPr>
      <w:pStyle w:val="Footer"/>
      <w:tabs>
        <w:tab w:val="left" w:pos="2520"/>
        <w:tab w:val="right" w:pos="9720"/>
      </w:tabs>
      <w:jc w:val="left"/>
      <w:rPr>
        <w:b w:val="0"/>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0"/>
      <w:gridCol w:w="3240"/>
      <w:gridCol w:w="3240"/>
    </w:tblGrid>
    <w:tr w:rsidR="7F61D40A" w14:paraId="51BBB8B5" w14:textId="77777777" w:rsidTr="7F61D40A">
      <w:trPr>
        <w:trHeight w:val="300"/>
      </w:trPr>
      <w:tc>
        <w:tcPr>
          <w:tcW w:w="3240" w:type="dxa"/>
        </w:tcPr>
        <w:p w14:paraId="1352767C" w14:textId="4FACF01A" w:rsidR="7F61D40A" w:rsidRDefault="7F61D40A" w:rsidP="7F61D40A">
          <w:pPr>
            <w:pStyle w:val="Header"/>
            <w:ind w:left="-115"/>
            <w:jc w:val="left"/>
          </w:pPr>
        </w:p>
      </w:tc>
      <w:tc>
        <w:tcPr>
          <w:tcW w:w="3240" w:type="dxa"/>
        </w:tcPr>
        <w:p w14:paraId="2637DF83" w14:textId="37931D73" w:rsidR="7F61D40A" w:rsidRDefault="7F61D40A" w:rsidP="7F61D40A">
          <w:pPr>
            <w:pStyle w:val="Header"/>
          </w:pPr>
        </w:p>
      </w:tc>
      <w:tc>
        <w:tcPr>
          <w:tcW w:w="3240" w:type="dxa"/>
        </w:tcPr>
        <w:p w14:paraId="0B045383" w14:textId="16EAFFC1" w:rsidR="7F61D40A" w:rsidRDefault="7F61D40A" w:rsidP="7F61D40A">
          <w:pPr>
            <w:pStyle w:val="Header"/>
            <w:ind w:right="-115"/>
            <w:jc w:val="right"/>
          </w:pPr>
        </w:p>
      </w:tc>
    </w:tr>
  </w:tbl>
  <w:p w14:paraId="62995479" w14:textId="746E3DBC" w:rsidR="7F61D40A" w:rsidRDefault="7F61D40A" w:rsidP="7F61D4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486580"/>
      <w:docPartObj>
        <w:docPartGallery w:val="Page Numbers (Bottom of Page)"/>
        <w:docPartUnique/>
      </w:docPartObj>
    </w:sdtPr>
    <w:sdtEndPr>
      <w:rPr>
        <w:noProof/>
      </w:rPr>
    </w:sdtEndPr>
    <w:sdtContent>
      <w:p w14:paraId="2600079A" w14:textId="3C3EFA8A" w:rsidR="005524CD" w:rsidRDefault="00F13D9E" w:rsidP="00F13D9E">
        <w:pPr>
          <w:pStyle w:val="Footer"/>
          <w:jc w:val="both"/>
        </w:pPr>
        <w:r w:rsidRPr="00F13D9E">
          <w:t xml:space="preserve">PROPRIETARY – </w:t>
        </w:r>
        <w:r w:rsidRPr="00721E97">
          <w:t>V</w:t>
        </w:r>
        <w:r w:rsidR="000150F8">
          <w:t>4</w:t>
        </w:r>
        <w:r w:rsidR="006E1D25">
          <w:t>.0</w:t>
        </w:r>
        <w:r>
          <w:t xml:space="preserve">    </w:t>
        </w:r>
        <w:r w:rsidR="005165C9">
          <w:tab/>
        </w:r>
        <w:r>
          <w:tab/>
        </w:r>
        <w:r w:rsidR="005165C9">
          <w:tab/>
        </w:r>
        <w:r w:rsidR="000836DD" w:rsidRPr="000836DD">
          <w:t xml:space="preserve"> </w:t>
        </w:r>
        <w:r w:rsidR="005165C9">
          <w:fldChar w:fldCharType="begin"/>
        </w:r>
        <w:r w:rsidR="005165C9">
          <w:instrText xml:space="preserve"> PAGE   \* MERGEFORMAT </w:instrText>
        </w:r>
        <w:r w:rsidR="005165C9">
          <w:fldChar w:fldCharType="separate"/>
        </w:r>
        <w:r w:rsidR="005165C9">
          <w:t>i</w:t>
        </w:r>
        <w:r w:rsidR="005165C9">
          <w:rPr>
            <w:noProof/>
          </w:rPr>
          <w:fldChar w:fldCharType="end"/>
        </w:r>
        <w:r w:rsidR="000836DD">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1EB75" w14:textId="77777777" w:rsidR="00FB06FD" w:rsidRDefault="00FB06FD">
      <w:pPr>
        <w:spacing w:before="0" w:after="0"/>
      </w:pPr>
      <w:r>
        <w:separator/>
      </w:r>
    </w:p>
  </w:footnote>
  <w:footnote w:type="continuationSeparator" w:id="0">
    <w:p w14:paraId="61CFCDC5" w14:textId="77777777" w:rsidR="00FB06FD" w:rsidRDefault="00FB06FD">
      <w:pPr>
        <w:spacing w:before="0" w:after="0"/>
      </w:pPr>
      <w:r>
        <w:continuationSeparator/>
      </w:r>
    </w:p>
  </w:footnote>
  <w:footnote w:type="continuationNotice" w:id="1">
    <w:p w14:paraId="704F1A98" w14:textId="77777777" w:rsidR="00FB06FD" w:rsidRDefault="00FB06F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00CBE" w14:textId="5437EC47" w:rsidR="006F0F97" w:rsidRPr="00863956" w:rsidRDefault="00863956" w:rsidP="00863956">
    <w:pPr>
      <w:pStyle w:val="Header"/>
      <w:jc w:val="both"/>
      <w:rPr>
        <w:noProof/>
      </w:rPr>
    </w:pPr>
    <w:r>
      <w:rPr>
        <w:noProof/>
      </w:rPr>
      <w:drawing>
        <wp:inline distT="0" distB="0" distL="0" distR="0" wp14:anchorId="39FD10BB" wp14:editId="3C779FBD">
          <wp:extent cx="1112520" cy="371870"/>
          <wp:effectExtent l="0" t="0" r="0" b="9525"/>
          <wp:docPr id="564686803" name="Picture 1" descr="Logo, company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6509" name="Picture 1" descr="Logo, company nam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37566" cy="380242"/>
                  </a:xfrm>
                  <a:prstGeom prst="rect">
                    <a:avLst/>
                  </a:prstGeom>
                </pic:spPr>
              </pic:pic>
            </a:graphicData>
          </a:graphic>
        </wp:inline>
      </w:drawing>
    </w:r>
    <w:r>
      <w:rPr>
        <w:noProof/>
      </w:rPr>
      <w:tab/>
    </w:r>
    <w:r w:rsidRPr="0F38AD82">
      <w:rPr>
        <w:noProof/>
      </w:rPr>
      <w:t xml:space="preserve"> </w:t>
    </w:r>
    <w:r>
      <w:rPr>
        <w:noProof/>
      </w:rPr>
      <w:t xml:space="preserve">                                                                                      </w:t>
    </w:r>
    <w:r>
      <w:rPr>
        <w:noProof/>
      </w:rPr>
      <w:tab/>
      <w:t xml:space="preserve">   </w:t>
    </w:r>
    <w:r w:rsidRPr="00F4103F">
      <w:rPr>
        <w:noProof/>
      </w:rPr>
      <w:t>Awareness and Training Policy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5CE28" w14:textId="0FD304DE" w:rsidR="000B5420" w:rsidRDefault="000B5420" w:rsidP="000B5420">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6C8AC" w14:textId="57E4B762" w:rsidR="006F0F97" w:rsidRDefault="00863956" w:rsidP="00863956">
    <w:pPr>
      <w:pStyle w:val="Header"/>
      <w:jc w:val="both"/>
      <w:rPr>
        <w:noProof/>
      </w:rPr>
    </w:pPr>
    <w:r>
      <w:rPr>
        <w:noProof/>
      </w:rPr>
      <w:drawing>
        <wp:inline distT="0" distB="0" distL="0" distR="0" wp14:anchorId="3169DE0D" wp14:editId="76CC7831">
          <wp:extent cx="1112520" cy="371870"/>
          <wp:effectExtent l="0" t="0" r="0" b="9525"/>
          <wp:docPr id="73176509" name="Picture 1" descr="Logo, company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6509" name="Picture 1" descr="Logo, company nam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37566" cy="380242"/>
                  </a:xfrm>
                  <a:prstGeom prst="rect">
                    <a:avLst/>
                  </a:prstGeom>
                </pic:spPr>
              </pic:pic>
            </a:graphicData>
          </a:graphic>
        </wp:inline>
      </w:drawing>
    </w:r>
    <w:r w:rsidR="00862D58">
      <w:rPr>
        <w:noProof/>
      </w:rPr>
      <w:tab/>
    </w:r>
    <w:r w:rsidR="00862D58" w:rsidRPr="0F38AD82">
      <w:rPr>
        <w:noProof/>
      </w:rPr>
      <w:t xml:space="preserve"> </w:t>
    </w:r>
    <w:r w:rsidR="00862D58">
      <w:rPr>
        <w:noProof/>
      </w:rPr>
      <w:t xml:space="preserve">                                      </w:t>
    </w:r>
    <w:r>
      <w:rPr>
        <w:noProof/>
      </w:rPr>
      <w:t xml:space="preserve">             </w:t>
    </w:r>
    <w:r w:rsidR="00862D58">
      <w:rPr>
        <w:noProof/>
      </w:rPr>
      <w:t xml:space="preserve">                                   </w:t>
    </w:r>
    <w:r w:rsidR="00862D58">
      <w:rPr>
        <w:noProof/>
      </w:rPr>
      <w:tab/>
      <w:t xml:space="preserve">   </w:t>
    </w:r>
    <w:r w:rsidR="003724F8" w:rsidRPr="00F4103F">
      <w:rPr>
        <w:noProof/>
      </w:rPr>
      <w:t>Awareness and Training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4AC6CA8"/>
    <w:lvl w:ilvl="0">
      <w:start w:val="1"/>
      <w:numFmt w:val="decimal"/>
      <w:pStyle w:val="ListNumber5"/>
      <w:lvlText w:val="%1."/>
      <w:lvlJc w:val="left"/>
      <w:pPr>
        <w:tabs>
          <w:tab w:val="num" w:pos="1800"/>
        </w:tabs>
        <w:ind w:left="1800" w:hanging="360"/>
      </w:pPr>
    </w:lvl>
  </w:abstractNum>
  <w:abstractNum w:abstractNumId="1" w15:restartNumberingAfterBreak="0">
    <w:nsid w:val="FFFFFF80"/>
    <w:multiLevelType w:val="singleLevel"/>
    <w:tmpl w:val="7826DA36"/>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FB"/>
    <w:multiLevelType w:val="multilevel"/>
    <w:tmpl w:val="3F062676"/>
    <w:lvl w:ilvl="0">
      <w:start w:val="1"/>
      <w:numFmt w:val="decimal"/>
      <w:pStyle w:val="Heading1"/>
      <w:lvlText w:val="%1"/>
      <w:lvlJc w:val="left"/>
      <w:pPr>
        <w:tabs>
          <w:tab w:val="num" w:pos="720"/>
        </w:tabs>
        <w:ind w:left="720" w:hanging="720"/>
      </w:pPr>
    </w:lvl>
    <w:lvl w:ilvl="1">
      <w:start w:val="1"/>
      <w:numFmt w:val="decimal"/>
      <w:pStyle w:val="Heading2"/>
      <w:lvlText w:val="%1.%2"/>
      <w:lvlJc w:val="left"/>
      <w:pPr>
        <w:tabs>
          <w:tab w:val="num" w:pos="720"/>
        </w:tabs>
        <w:ind w:left="720" w:hanging="720"/>
      </w:pPr>
    </w:lvl>
    <w:lvl w:ilvl="2">
      <w:start w:val="1"/>
      <w:numFmt w:val="decimal"/>
      <w:pStyle w:val="Heading3"/>
      <w:lvlText w:val="%1.%2.%3"/>
      <w:lvlJc w:val="left"/>
      <w:pPr>
        <w:tabs>
          <w:tab w:val="num" w:pos="1080"/>
        </w:tabs>
        <w:ind w:left="1080" w:hanging="1080"/>
      </w:pPr>
    </w:lvl>
    <w:lvl w:ilvl="3">
      <w:start w:val="1"/>
      <w:numFmt w:val="decimal"/>
      <w:pStyle w:val="Heading4"/>
      <w:lvlText w:val="%1.%2.%3.%4"/>
      <w:lvlJc w:val="left"/>
      <w:pPr>
        <w:tabs>
          <w:tab w:val="num" w:pos="1080"/>
        </w:tabs>
        <w:ind w:left="360" w:hanging="360"/>
      </w:pPr>
      <w:rPr>
        <w:rFonts w:hint="default"/>
      </w:rPr>
    </w:lvl>
    <w:lvl w:ilvl="4">
      <w:start w:val="1"/>
      <w:numFmt w:val="decimal"/>
      <w:pStyle w:val="Heading5"/>
      <w:lvlText w:val="%1.%2.%3.%4.%5"/>
      <w:lvlJc w:val="left"/>
      <w:pPr>
        <w:tabs>
          <w:tab w:val="num" w:pos="1080"/>
        </w:tabs>
        <w:ind w:left="360" w:hanging="360"/>
      </w:pPr>
      <w:rPr>
        <w:rFonts w:hint="default"/>
      </w:rPr>
    </w:lvl>
    <w:lvl w:ilvl="5">
      <w:start w:val="1"/>
      <w:numFmt w:val="decimal"/>
      <w:pStyle w:val="Heading6"/>
      <w:lvlText w:val="%1.%2.%3.%4.%5.%6"/>
      <w:lvlJc w:val="left"/>
      <w:pPr>
        <w:tabs>
          <w:tab w:val="num" w:pos="1440"/>
        </w:tabs>
        <w:ind w:left="360" w:hanging="360"/>
      </w:pPr>
      <w:rPr>
        <w:rFonts w:hint="default"/>
      </w:rPr>
    </w:lvl>
    <w:lvl w:ilvl="6">
      <w:start w:val="1"/>
      <w:numFmt w:val="decimal"/>
      <w:pStyle w:val="Heading7"/>
      <w:lvlText w:val="%1.%2.%3.%4.%5.%6.%7"/>
      <w:lvlJc w:val="left"/>
      <w:pPr>
        <w:tabs>
          <w:tab w:val="num" w:pos="1440"/>
        </w:tabs>
        <w:ind w:left="360" w:hanging="360"/>
      </w:pPr>
      <w:rPr>
        <w:rFonts w:hint="default"/>
      </w:rPr>
    </w:lvl>
    <w:lvl w:ilvl="7">
      <w:start w:val="1"/>
      <w:numFmt w:val="decimal"/>
      <w:pStyle w:val="Heading8"/>
      <w:lvlText w:val="%1.%2.%3.%4.%5.%6.%7.%8"/>
      <w:lvlJc w:val="left"/>
      <w:pPr>
        <w:tabs>
          <w:tab w:val="num" w:pos="1800"/>
        </w:tabs>
        <w:ind w:left="360" w:hanging="360"/>
      </w:pPr>
      <w:rPr>
        <w:rFonts w:hint="default"/>
      </w:rPr>
    </w:lvl>
    <w:lvl w:ilvl="8">
      <w:start w:val="1"/>
      <w:numFmt w:val="upperLetter"/>
      <w:pStyle w:val="Heading9"/>
      <w:suff w:val="nothing"/>
      <w:lvlText w:val="APPENDIX %9"/>
      <w:lvlJc w:val="left"/>
      <w:pPr>
        <w:ind w:left="72" w:hanging="72"/>
      </w:pPr>
      <w:rPr>
        <w:rFonts w:ascii="Arial" w:hAnsi="Arial" w:hint="default"/>
        <w:b/>
        <w:i w:val="0"/>
      </w:rPr>
    </w:lvl>
  </w:abstractNum>
  <w:abstractNum w:abstractNumId="3" w15:restartNumberingAfterBreak="0">
    <w:nsid w:val="072415FD"/>
    <w:multiLevelType w:val="hybridMultilevel"/>
    <w:tmpl w:val="09EC136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F860B5"/>
    <w:multiLevelType w:val="hybridMultilevel"/>
    <w:tmpl w:val="55982E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E6F73C9"/>
    <w:multiLevelType w:val="singleLevel"/>
    <w:tmpl w:val="21E80E54"/>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5B7488B"/>
    <w:multiLevelType w:val="hybridMultilevel"/>
    <w:tmpl w:val="ECEE1C72"/>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9E63B8"/>
    <w:multiLevelType w:val="hybridMultilevel"/>
    <w:tmpl w:val="F86045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9F1582D"/>
    <w:multiLevelType w:val="hybridMultilevel"/>
    <w:tmpl w:val="FD52E0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C8F462C"/>
    <w:multiLevelType w:val="multilevel"/>
    <w:tmpl w:val="E6B405D0"/>
    <w:lvl w:ilvl="0">
      <w:start w:val="2"/>
      <w:numFmt w:val="decimal"/>
      <w:lvlText w:val="%1"/>
      <w:lvlJc w:val="left"/>
      <w:pPr>
        <w:tabs>
          <w:tab w:val="num" w:pos="996"/>
        </w:tabs>
        <w:ind w:left="996" w:hanging="996"/>
      </w:pPr>
      <w:rPr>
        <w:rFonts w:hint="default"/>
      </w:rPr>
    </w:lvl>
    <w:lvl w:ilvl="1">
      <w:start w:val="7"/>
      <w:numFmt w:val="decimal"/>
      <w:lvlText w:val="%1.%2"/>
      <w:lvlJc w:val="left"/>
      <w:pPr>
        <w:tabs>
          <w:tab w:val="num" w:pos="996"/>
        </w:tabs>
        <w:ind w:left="996" w:hanging="996"/>
      </w:pPr>
      <w:rPr>
        <w:rFonts w:hint="default"/>
      </w:rPr>
    </w:lvl>
    <w:lvl w:ilvl="2">
      <w:start w:val="11"/>
      <w:numFmt w:val="decimal"/>
      <w:lvlText w:val="%1.%2.%3"/>
      <w:lvlJc w:val="left"/>
      <w:pPr>
        <w:tabs>
          <w:tab w:val="num" w:pos="996"/>
        </w:tabs>
        <w:ind w:left="996" w:hanging="996"/>
      </w:pPr>
      <w:rPr>
        <w:rFonts w:hint="default"/>
      </w:rPr>
    </w:lvl>
    <w:lvl w:ilvl="3">
      <w:start w:val="1"/>
      <w:numFmt w:val="decimal"/>
      <w:pStyle w:val="Requirement"/>
      <w:lvlText w:val="%1.%2.%3.%4"/>
      <w:lvlJc w:val="left"/>
      <w:pPr>
        <w:tabs>
          <w:tab w:val="num" w:pos="996"/>
        </w:tabs>
        <w:ind w:left="996" w:hanging="996"/>
      </w:pPr>
      <w:rPr>
        <w:rFonts w:ascii="Arial" w:hAnsi="Arial" w:hint="default"/>
        <w:b/>
        <w:i w:val="0"/>
        <w:sz w:val="24"/>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259E47E8"/>
    <w:multiLevelType w:val="hybridMultilevel"/>
    <w:tmpl w:val="415266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60558B6"/>
    <w:multiLevelType w:val="hybridMultilevel"/>
    <w:tmpl w:val="B568D1AA"/>
    <w:lvl w:ilvl="0" w:tplc="0409000F">
      <w:start w:val="1"/>
      <w:numFmt w:val="decimal"/>
      <w:lvlText w:val="%1."/>
      <w:lvlJc w:val="left"/>
      <w:pPr>
        <w:ind w:left="360" w:hanging="360"/>
      </w:p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D6B3048"/>
    <w:multiLevelType w:val="hybridMultilevel"/>
    <w:tmpl w:val="854AFC2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02371B"/>
    <w:multiLevelType w:val="hybridMultilevel"/>
    <w:tmpl w:val="AF48D3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0CA6F73"/>
    <w:multiLevelType w:val="hybridMultilevel"/>
    <w:tmpl w:val="B4081C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251025F"/>
    <w:multiLevelType w:val="hybridMultilevel"/>
    <w:tmpl w:val="6CF45F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42A7409"/>
    <w:multiLevelType w:val="hybridMultilevel"/>
    <w:tmpl w:val="66347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EC18C6"/>
    <w:multiLevelType w:val="hybridMultilevel"/>
    <w:tmpl w:val="18689B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C6D724E"/>
    <w:multiLevelType w:val="hybridMultilevel"/>
    <w:tmpl w:val="C4CC7D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1261F49"/>
    <w:multiLevelType w:val="hybridMultilevel"/>
    <w:tmpl w:val="F5AEBA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2475A64"/>
    <w:multiLevelType w:val="hybridMultilevel"/>
    <w:tmpl w:val="F3E42AB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3AC5CD9"/>
    <w:multiLevelType w:val="hybridMultilevel"/>
    <w:tmpl w:val="8918E7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7990616"/>
    <w:multiLevelType w:val="hybridMultilevel"/>
    <w:tmpl w:val="BA88A8B2"/>
    <w:lvl w:ilvl="0" w:tplc="0409000F">
      <w:start w:val="1"/>
      <w:numFmt w:val="decimal"/>
      <w:lvlText w:val="%1."/>
      <w:lvlJc w:val="left"/>
      <w:pPr>
        <w:ind w:left="360" w:hanging="360"/>
      </w:p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C964E15"/>
    <w:multiLevelType w:val="hybridMultilevel"/>
    <w:tmpl w:val="95A8B5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8EE5EF9"/>
    <w:multiLevelType w:val="hybridMultilevel"/>
    <w:tmpl w:val="92EA91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BCC668E"/>
    <w:multiLevelType w:val="hybridMultilevel"/>
    <w:tmpl w:val="55982E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3E05636"/>
    <w:multiLevelType w:val="hybridMultilevel"/>
    <w:tmpl w:val="F64EA60C"/>
    <w:lvl w:ilvl="0" w:tplc="0409000F">
      <w:start w:val="1"/>
      <w:numFmt w:val="decimal"/>
      <w:lvlText w:val="%1."/>
      <w:lvlJc w:val="left"/>
      <w:pPr>
        <w:ind w:left="360" w:hanging="360"/>
      </w:p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9BD3693"/>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8" w15:restartNumberingAfterBreak="0">
    <w:nsid w:val="71581989"/>
    <w:multiLevelType w:val="hybridMultilevel"/>
    <w:tmpl w:val="9B5E0D4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3D04EDA"/>
    <w:multiLevelType w:val="hybridMultilevel"/>
    <w:tmpl w:val="91528934"/>
    <w:lvl w:ilvl="0" w:tplc="D86092E4">
      <w:start w:val="1"/>
      <w:numFmt w:val="bullet"/>
      <w:pStyle w:val="Bullet"/>
      <w:lvlText w:val=""/>
      <w:lvlJc w:val="left"/>
      <w:pPr>
        <w:tabs>
          <w:tab w:val="num" w:pos="1080"/>
        </w:tabs>
        <w:ind w:left="1080" w:hanging="360"/>
      </w:pPr>
      <w:rPr>
        <w:rFonts w:ascii="Symbol" w:hAnsi="Symbol" w:hint="default"/>
      </w:rPr>
    </w:lvl>
    <w:lvl w:ilvl="1" w:tplc="50B22918">
      <w:start w:val="1"/>
      <w:numFmt w:val="bullet"/>
      <w:pStyle w:val="SubBullet"/>
      <w:lvlText w:val="o"/>
      <w:lvlJc w:val="left"/>
      <w:pPr>
        <w:tabs>
          <w:tab w:val="num" w:pos="1440"/>
        </w:tabs>
        <w:ind w:left="1440" w:hanging="360"/>
      </w:pPr>
      <w:rPr>
        <w:rFonts w:ascii="Courier New" w:hAnsi="Courier New" w:cs="Courier New" w:hint="default"/>
      </w:rPr>
    </w:lvl>
    <w:lvl w:ilvl="2" w:tplc="71345FAA">
      <w:start w:val="1"/>
      <w:numFmt w:val="bullet"/>
      <w:lvlText w:val=""/>
      <w:lvlJc w:val="left"/>
      <w:pPr>
        <w:tabs>
          <w:tab w:val="num" w:pos="2160"/>
        </w:tabs>
        <w:ind w:left="2160" w:hanging="360"/>
      </w:pPr>
      <w:rPr>
        <w:rFonts w:ascii="Wingdings" w:hAnsi="Wingdings" w:hint="default"/>
      </w:rPr>
    </w:lvl>
    <w:lvl w:ilvl="3" w:tplc="5C9E7C3E" w:tentative="1">
      <w:start w:val="1"/>
      <w:numFmt w:val="bullet"/>
      <w:lvlText w:val=""/>
      <w:lvlJc w:val="left"/>
      <w:pPr>
        <w:tabs>
          <w:tab w:val="num" w:pos="2880"/>
        </w:tabs>
        <w:ind w:left="2880" w:hanging="360"/>
      </w:pPr>
      <w:rPr>
        <w:rFonts w:ascii="Symbol" w:hAnsi="Symbol" w:hint="default"/>
      </w:rPr>
    </w:lvl>
    <w:lvl w:ilvl="4" w:tplc="EF4CFC00" w:tentative="1">
      <w:start w:val="1"/>
      <w:numFmt w:val="bullet"/>
      <w:lvlText w:val="o"/>
      <w:lvlJc w:val="left"/>
      <w:pPr>
        <w:tabs>
          <w:tab w:val="num" w:pos="3600"/>
        </w:tabs>
        <w:ind w:left="3600" w:hanging="360"/>
      </w:pPr>
      <w:rPr>
        <w:rFonts w:ascii="Courier New" w:hAnsi="Courier New" w:cs="Courier New" w:hint="default"/>
      </w:rPr>
    </w:lvl>
    <w:lvl w:ilvl="5" w:tplc="5734D7BE" w:tentative="1">
      <w:start w:val="1"/>
      <w:numFmt w:val="bullet"/>
      <w:lvlText w:val=""/>
      <w:lvlJc w:val="left"/>
      <w:pPr>
        <w:tabs>
          <w:tab w:val="num" w:pos="4320"/>
        </w:tabs>
        <w:ind w:left="4320" w:hanging="360"/>
      </w:pPr>
      <w:rPr>
        <w:rFonts w:ascii="Wingdings" w:hAnsi="Wingdings" w:hint="default"/>
      </w:rPr>
    </w:lvl>
    <w:lvl w:ilvl="6" w:tplc="223A51F4" w:tentative="1">
      <w:start w:val="1"/>
      <w:numFmt w:val="bullet"/>
      <w:lvlText w:val=""/>
      <w:lvlJc w:val="left"/>
      <w:pPr>
        <w:tabs>
          <w:tab w:val="num" w:pos="5040"/>
        </w:tabs>
        <w:ind w:left="5040" w:hanging="360"/>
      </w:pPr>
      <w:rPr>
        <w:rFonts w:ascii="Symbol" w:hAnsi="Symbol" w:hint="default"/>
      </w:rPr>
    </w:lvl>
    <w:lvl w:ilvl="7" w:tplc="72024E94" w:tentative="1">
      <w:start w:val="1"/>
      <w:numFmt w:val="bullet"/>
      <w:lvlText w:val="o"/>
      <w:lvlJc w:val="left"/>
      <w:pPr>
        <w:tabs>
          <w:tab w:val="num" w:pos="5760"/>
        </w:tabs>
        <w:ind w:left="5760" w:hanging="360"/>
      </w:pPr>
      <w:rPr>
        <w:rFonts w:ascii="Courier New" w:hAnsi="Courier New" w:cs="Courier New" w:hint="default"/>
      </w:rPr>
    </w:lvl>
    <w:lvl w:ilvl="8" w:tplc="D53042E2"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7C2303A"/>
    <w:multiLevelType w:val="hybridMultilevel"/>
    <w:tmpl w:val="B330D96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949363D"/>
    <w:multiLevelType w:val="hybridMultilevel"/>
    <w:tmpl w:val="1A688AE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98147163">
    <w:abstractNumId w:val="9"/>
  </w:num>
  <w:num w:numId="2" w16cid:durableId="1269654375">
    <w:abstractNumId w:val="5"/>
  </w:num>
  <w:num w:numId="3" w16cid:durableId="379281739">
    <w:abstractNumId w:val="2"/>
  </w:num>
  <w:num w:numId="4" w16cid:durableId="1575967440">
    <w:abstractNumId w:val="1"/>
  </w:num>
  <w:num w:numId="5" w16cid:durableId="143087624">
    <w:abstractNumId w:val="0"/>
  </w:num>
  <w:num w:numId="6" w16cid:durableId="1353610282">
    <w:abstractNumId w:val="29"/>
  </w:num>
  <w:num w:numId="7" w16cid:durableId="1455633595">
    <w:abstractNumId w:val="16"/>
  </w:num>
  <w:num w:numId="8" w16cid:durableId="1372076868">
    <w:abstractNumId w:val="27"/>
  </w:num>
  <w:num w:numId="9" w16cid:durableId="2127772436">
    <w:abstractNumId w:val="10"/>
  </w:num>
  <w:num w:numId="10" w16cid:durableId="1603102804">
    <w:abstractNumId w:val="22"/>
  </w:num>
  <w:num w:numId="11" w16cid:durableId="1914855939">
    <w:abstractNumId w:val="26"/>
  </w:num>
  <w:num w:numId="12" w16cid:durableId="494879433">
    <w:abstractNumId w:val="31"/>
  </w:num>
  <w:num w:numId="13" w16cid:durableId="1003046644">
    <w:abstractNumId w:val="24"/>
  </w:num>
  <w:num w:numId="14" w16cid:durableId="701899732">
    <w:abstractNumId w:val="21"/>
  </w:num>
  <w:num w:numId="15" w16cid:durableId="1707752452">
    <w:abstractNumId w:val="20"/>
  </w:num>
  <w:num w:numId="16" w16cid:durableId="1819952565">
    <w:abstractNumId w:val="18"/>
  </w:num>
  <w:num w:numId="17" w16cid:durableId="1390306254">
    <w:abstractNumId w:val="15"/>
  </w:num>
  <w:num w:numId="18" w16cid:durableId="359933270">
    <w:abstractNumId w:val="17"/>
  </w:num>
  <w:num w:numId="19" w16cid:durableId="1297102630">
    <w:abstractNumId w:val="28"/>
  </w:num>
  <w:num w:numId="20" w16cid:durableId="1170681786">
    <w:abstractNumId w:val="14"/>
  </w:num>
  <w:num w:numId="21" w16cid:durableId="840782208">
    <w:abstractNumId w:val="8"/>
  </w:num>
  <w:num w:numId="22" w16cid:durableId="258369444">
    <w:abstractNumId w:val="19"/>
  </w:num>
  <w:num w:numId="23" w16cid:durableId="236092894">
    <w:abstractNumId w:val="3"/>
  </w:num>
  <w:num w:numId="24" w16cid:durableId="1484275366">
    <w:abstractNumId w:val="30"/>
  </w:num>
  <w:num w:numId="25" w16cid:durableId="78329128">
    <w:abstractNumId w:val="23"/>
  </w:num>
  <w:num w:numId="26" w16cid:durableId="969433410">
    <w:abstractNumId w:val="13"/>
  </w:num>
  <w:num w:numId="27" w16cid:durableId="1654018003">
    <w:abstractNumId w:val="7"/>
  </w:num>
  <w:num w:numId="28" w16cid:durableId="607737670">
    <w:abstractNumId w:val="11"/>
  </w:num>
  <w:num w:numId="29" w16cid:durableId="1646549807">
    <w:abstractNumId w:val="4"/>
  </w:num>
  <w:num w:numId="30" w16cid:durableId="397022809">
    <w:abstractNumId w:val="25"/>
  </w:num>
  <w:num w:numId="31" w16cid:durableId="1691757782">
    <w:abstractNumId w:val="12"/>
  </w:num>
  <w:num w:numId="32" w16cid:durableId="1269846374">
    <w:abstractNumId w:val="6"/>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brothe@avasofed.com">
    <w15:presenceInfo w15:providerId="AD" w15:userId="S::urn:spo:guest#paul.brothe@avasofed.com::"/>
  </w15:person>
  <w15:person w15:author="Joshua Barnhart">
    <w15:presenceInfo w15:providerId="AD" w15:userId="S::jbarnhart@dodsecurity.com::6bf5649b-8c39-4606-a7b1-6697f9643b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8" w:dllVersion="513" w:checkStyle="1"/>
  <w:defaultTabStop w:val="360"/>
  <w:displayHorizontalDrawingGridEvery w:val="0"/>
  <w:displayVerticalDrawingGridEvery w:val="0"/>
  <w:doNotUseMarginsForDrawingGridOrigin/>
  <w:noPunctuationKerning/>
  <w:characterSpacingControl w:val="doNotCompress"/>
  <w:hdrShapeDefaults>
    <o:shapedefaults v:ext="edit" spidmax="2050">
      <o:colormru v:ext="edit" colors="teal"/>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04D"/>
    <w:rsid w:val="00013A73"/>
    <w:rsid w:val="00014783"/>
    <w:rsid w:val="000150F8"/>
    <w:rsid w:val="00017A42"/>
    <w:rsid w:val="00022179"/>
    <w:rsid w:val="00025E7F"/>
    <w:rsid w:val="00026FC2"/>
    <w:rsid w:val="000273B6"/>
    <w:rsid w:val="000336D3"/>
    <w:rsid w:val="00037E9C"/>
    <w:rsid w:val="00046B3D"/>
    <w:rsid w:val="000558DA"/>
    <w:rsid w:val="000711FE"/>
    <w:rsid w:val="00071DA3"/>
    <w:rsid w:val="00073254"/>
    <w:rsid w:val="00074AD0"/>
    <w:rsid w:val="000836DD"/>
    <w:rsid w:val="00083898"/>
    <w:rsid w:val="00087EFD"/>
    <w:rsid w:val="00090DF2"/>
    <w:rsid w:val="00094921"/>
    <w:rsid w:val="000A0749"/>
    <w:rsid w:val="000A75BE"/>
    <w:rsid w:val="000B5420"/>
    <w:rsid w:val="000C5410"/>
    <w:rsid w:val="000E1E1C"/>
    <w:rsid w:val="000E6957"/>
    <w:rsid w:val="000F0CB5"/>
    <w:rsid w:val="000F30C6"/>
    <w:rsid w:val="000F3137"/>
    <w:rsid w:val="000F68D3"/>
    <w:rsid w:val="001027E1"/>
    <w:rsid w:val="00105A4D"/>
    <w:rsid w:val="0012144C"/>
    <w:rsid w:val="0012172B"/>
    <w:rsid w:val="00122100"/>
    <w:rsid w:val="0013287E"/>
    <w:rsid w:val="001438DF"/>
    <w:rsid w:val="00144403"/>
    <w:rsid w:val="00151A9E"/>
    <w:rsid w:val="001527F5"/>
    <w:rsid w:val="00154209"/>
    <w:rsid w:val="00156D37"/>
    <w:rsid w:val="00163BF3"/>
    <w:rsid w:val="00164ACB"/>
    <w:rsid w:val="00177AE3"/>
    <w:rsid w:val="00180909"/>
    <w:rsid w:val="001916F7"/>
    <w:rsid w:val="00194437"/>
    <w:rsid w:val="00194AB9"/>
    <w:rsid w:val="00195259"/>
    <w:rsid w:val="001959A2"/>
    <w:rsid w:val="001A0D04"/>
    <w:rsid w:val="001A21A7"/>
    <w:rsid w:val="001A435C"/>
    <w:rsid w:val="001B58E2"/>
    <w:rsid w:val="001C21BB"/>
    <w:rsid w:val="001C3826"/>
    <w:rsid w:val="001D174E"/>
    <w:rsid w:val="001D1F09"/>
    <w:rsid w:val="001D397E"/>
    <w:rsid w:val="001F0E94"/>
    <w:rsid w:val="001F0FA7"/>
    <w:rsid w:val="001F2582"/>
    <w:rsid w:val="001F714B"/>
    <w:rsid w:val="00206866"/>
    <w:rsid w:val="0020771C"/>
    <w:rsid w:val="00207F4E"/>
    <w:rsid w:val="00212BE2"/>
    <w:rsid w:val="00220666"/>
    <w:rsid w:val="00220F4D"/>
    <w:rsid w:val="00226B54"/>
    <w:rsid w:val="00231A4B"/>
    <w:rsid w:val="0023482A"/>
    <w:rsid w:val="00254D59"/>
    <w:rsid w:val="002572C1"/>
    <w:rsid w:val="002575E8"/>
    <w:rsid w:val="002603AB"/>
    <w:rsid w:val="00260734"/>
    <w:rsid w:val="00277C17"/>
    <w:rsid w:val="002804D1"/>
    <w:rsid w:val="00281595"/>
    <w:rsid w:val="00290810"/>
    <w:rsid w:val="002954AF"/>
    <w:rsid w:val="002A1CCF"/>
    <w:rsid w:val="002B1DD8"/>
    <w:rsid w:val="002B34C8"/>
    <w:rsid w:val="002B352A"/>
    <w:rsid w:val="002B5904"/>
    <w:rsid w:val="002B63BD"/>
    <w:rsid w:val="002B6C5F"/>
    <w:rsid w:val="002C1B1B"/>
    <w:rsid w:val="002C5D2F"/>
    <w:rsid w:val="002C62D4"/>
    <w:rsid w:val="002F0123"/>
    <w:rsid w:val="00302668"/>
    <w:rsid w:val="0030510D"/>
    <w:rsid w:val="00305DEE"/>
    <w:rsid w:val="00311641"/>
    <w:rsid w:val="00314E7A"/>
    <w:rsid w:val="003173DE"/>
    <w:rsid w:val="00324FE6"/>
    <w:rsid w:val="00326BB2"/>
    <w:rsid w:val="00334530"/>
    <w:rsid w:val="00336C5A"/>
    <w:rsid w:val="00341641"/>
    <w:rsid w:val="003416B6"/>
    <w:rsid w:val="0034534F"/>
    <w:rsid w:val="003510A5"/>
    <w:rsid w:val="00352940"/>
    <w:rsid w:val="00357A9D"/>
    <w:rsid w:val="00360473"/>
    <w:rsid w:val="0036060E"/>
    <w:rsid w:val="00361EA6"/>
    <w:rsid w:val="003654B1"/>
    <w:rsid w:val="00366E9B"/>
    <w:rsid w:val="00370789"/>
    <w:rsid w:val="0037184F"/>
    <w:rsid w:val="003724F8"/>
    <w:rsid w:val="00383236"/>
    <w:rsid w:val="00387EC4"/>
    <w:rsid w:val="00394647"/>
    <w:rsid w:val="0039527A"/>
    <w:rsid w:val="003A0367"/>
    <w:rsid w:val="003A36A1"/>
    <w:rsid w:val="003A44BE"/>
    <w:rsid w:val="003B6BE9"/>
    <w:rsid w:val="003C60F7"/>
    <w:rsid w:val="003C6C96"/>
    <w:rsid w:val="003C7EF0"/>
    <w:rsid w:val="003D0DE6"/>
    <w:rsid w:val="003D6747"/>
    <w:rsid w:val="003E1848"/>
    <w:rsid w:val="003F5D24"/>
    <w:rsid w:val="003F6870"/>
    <w:rsid w:val="00402805"/>
    <w:rsid w:val="00435094"/>
    <w:rsid w:val="00436020"/>
    <w:rsid w:val="004376BE"/>
    <w:rsid w:val="00442B91"/>
    <w:rsid w:val="00455A08"/>
    <w:rsid w:val="00460862"/>
    <w:rsid w:val="004626E0"/>
    <w:rsid w:val="0046395E"/>
    <w:rsid w:val="004814A7"/>
    <w:rsid w:val="00485C65"/>
    <w:rsid w:val="00486E4A"/>
    <w:rsid w:val="00490E1C"/>
    <w:rsid w:val="00494466"/>
    <w:rsid w:val="00495ABF"/>
    <w:rsid w:val="00496300"/>
    <w:rsid w:val="00496EBB"/>
    <w:rsid w:val="004B43BE"/>
    <w:rsid w:val="004C26E7"/>
    <w:rsid w:val="004C29FF"/>
    <w:rsid w:val="004C5FEC"/>
    <w:rsid w:val="004D0B61"/>
    <w:rsid w:val="004D1246"/>
    <w:rsid w:val="004D23E6"/>
    <w:rsid w:val="004D6605"/>
    <w:rsid w:val="004E2BD6"/>
    <w:rsid w:val="004F1F46"/>
    <w:rsid w:val="005012CB"/>
    <w:rsid w:val="0050201D"/>
    <w:rsid w:val="00503BF8"/>
    <w:rsid w:val="00504AA2"/>
    <w:rsid w:val="0051043A"/>
    <w:rsid w:val="005165C9"/>
    <w:rsid w:val="00533914"/>
    <w:rsid w:val="00544D19"/>
    <w:rsid w:val="005451EC"/>
    <w:rsid w:val="005524CD"/>
    <w:rsid w:val="0055267F"/>
    <w:rsid w:val="00562C94"/>
    <w:rsid w:val="0057053B"/>
    <w:rsid w:val="00573878"/>
    <w:rsid w:val="00574471"/>
    <w:rsid w:val="005772CE"/>
    <w:rsid w:val="00586ECE"/>
    <w:rsid w:val="00592D17"/>
    <w:rsid w:val="00595912"/>
    <w:rsid w:val="005A2F2C"/>
    <w:rsid w:val="005A3A8A"/>
    <w:rsid w:val="005A7AED"/>
    <w:rsid w:val="005C2C1D"/>
    <w:rsid w:val="005C7F8A"/>
    <w:rsid w:val="005D0080"/>
    <w:rsid w:val="005D1A57"/>
    <w:rsid w:val="005D5CD6"/>
    <w:rsid w:val="005D5D64"/>
    <w:rsid w:val="005E005B"/>
    <w:rsid w:val="005E2176"/>
    <w:rsid w:val="005E367F"/>
    <w:rsid w:val="005E4258"/>
    <w:rsid w:val="005E7375"/>
    <w:rsid w:val="005F0EBB"/>
    <w:rsid w:val="005F1BE7"/>
    <w:rsid w:val="005F27A3"/>
    <w:rsid w:val="005F5983"/>
    <w:rsid w:val="006051BC"/>
    <w:rsid w:val="006059EB"/>
    <w:rsid w:val="00605E16"/>
    <w:rsid w:val="006213B2"/>
    <w:rsid w:val="00622DB3"/>
    <w:rsid w:val="006250FD"/>
    <w:rsid w:val="006332DE"/>
    <w:rsid w:val="006467F9"/>
    <w:rsid w:val="00653231"/>
    <w:rsid w:val="00655F4B"/>
    <w:rsid w:val="006604EF"/>
    <w:rsid w:val="0066413D"/>
    <w:rsid w:val="00664795"/>
    <w:rsid w:val="006674D0"/>
    <w:rsid w:val="006808F1"/>
    <w:rsid w:val="00680FDB"/>
    <w:rsid w:val="006817EE"/>
    <w:rsid w:val="006908F5"/>
    <w:rsid w:val="00697E20"/>
    <w:rsid w:val="006A1A19"/>
    <w:rsid w:val="006A2E63"/>
    <w:rsid w:val="006A3350"/>
    <w:rsid w:val="006B0056"/>
    <w:rsid w:val="006B37A9"/>
    <w:rsid w:val="006B4916"/>
    <w:rsid w:val="006C26CE"/>
    <w:rsid w:val="006C4BC1"/>
    <w:rsid w:val="006D12B8"/>
    <w:rsid w:val="006D1675"/>
    <w:rsid w:val="006D19AB"/>
    <w:rsid w:val="006D4715"/>
    <w:rsid w:val="006E1D25"/>
    <w:rsid w:val="006F0F97"/>
    <w:rsid w:val="006F1016"/>
    <w:rsid w:val="006F1377"/>
    <w:rsid w:val="006F3147"/>
    <w:rsid w:val="006F58CF"/>
    <w:rsid w:val="00700D77"/>
    <w:rsid w:val="00706D7D"/>
    <w:rsid w:val="007134CC"/>
    <w:rsid w:val="00720B61"/>
    <w:rsid w:val="00721247"/>
    <w:rsid w:val="00721E97"/>
    <w:rsid w:val="0073560D"/>
    <w:rsid w:val="0075088C"/>
    <w:rsid w:val="00750933"/>
    <w:rsid w:val="0076016F"/>
    <w:rsid w:val="00761DFB"/>
    <w:rsid w:val="007629C8"/>
    <w:rsid w:val="0076365F"/>
    <w:rsid w:val="007751E9"/>
    <w:rsid w:val="00780B12"/>
    <w:rsid w:val="0078155A"/>
    <w:rsid w:val="00784CF7"/>
    <w:rsid w:val="00793C1E"/>
    <w:rsid w:val="00793F9E"/>
    <w:rsid w:val="007A219E"/>
    <w:rsid w:val="007A7C38"/>
    <w:rsid w:val="007B25AA"/>
    <w:rsid w:val="007B4808"/>
    <w:rsid w:val="007B5214"/>
    <w:rsid w:val="007B7B1E"/>
    <w:rsid w:val="007C22CD"/>
    <w:rsid w:val="007C6165"/>
    <w:rsid w:val="007D3C65"/>
    <w:rsid w:val="007D7CE8"/>
    <w:rsid w:val="007E26DD"/>
    <w:rsid w:val="007E2F41"/>
    <w:rsid w:val="007E3D4E"/>
    <w:rsid w:val="007E409C"/>
    <w:rsid w:val="007E7548"/>
    <w:rsid w:val="00801898"/>
    <w:rsid w:val="008020B0"/>
    <w:rsid w:val="00823512"/>
    <w:rsid w:val="00835EB6"/>
    <w:rsid w:val="00836053"/>
    <w:rsid w:val="00844E3E"/>
    <w:rsid w:val="00846035"/>
    <w:rsid w:val="00850DE9"/>
    <w:rsid w:val="00850EE8"/>
    <w:rsid w:val="00852838"/>
    <w:rsid w:val="00853774"/>
    <w:rsid w:val="00862D58"/>
    <w:rsid w:val="00863956"/>
    <w:rsid w:val="008641EB"/>
    <w:rsid w:val="00871748"/>
    <w:rsid w:val="00871D8B"/>
    <w:rsid w:val="008722E6"/>
    <w:rsid w:val="008771A5"/>
    <w:rsid w:val="008775D7"/>
    <w:rsid w:val="00893CE6"/>
    <w:rsid w:val="008B4A32"/>
    <w:rsid w:val="008D2EDA"/>
    <w:rsid w:val="008D3DC8"/>
    <w:rsid w:val="008E5956"/>
    <w:rsid w:val="008E5EC2"/>
    <w:rsid w:val="008E6E57"/>
    <w:rsid w:val="008F61E3"/>
    <w:rsid w:val="008F642C"/>
    <w:rsid w:val="0091177F"/>
    <w:rsid w:val="00916A14"/>
    <w:rsid w:val="00923FA4"/>
    <w:rsid w:val="0092441B"/>
    <w:rsid w:val="00924AA3"/>
    <w:rsid w:val="009257BD"/>
    <w:rsid w:val="00930156"/>
    <w:rsid w:val="009322E4"/>
    <w:rsid w:val="0093393E"/>
    <w:rsid w:val="00934084"/>
    <w:rsid w:val="00936616"/>
    <w:rsid w:val="00937A46"/>
    <w:rsid w:val="00941E17"/>
    <w:rsid w:val="00943B54"/>
    <w:rsid w:val="0095089D"/>
    <w:rsid w:val="0096135B"/>
    <w:rsid w:val="00974956"/>
    <w:rsid w:val="0098397D"/>
    <w:rsid w:val="00986AC2"/>
    <w:rsid w:val="00994A18"/>
    <w:rsid w:val="0099584F"/>
    <w:rsid w:val="0099597E"/>
    <w:rsid w:val="00996F5D"/>
    <w:rsid w:val="009A19E1"/>
    <w:rsid w:val="009A7D6A"/>
    <w:rsid w:val="009B4BD8"/>
    <w:rsid w:val="009B657D"/>
    <w:rsid w:val="009B7330"/>
    <w:rsid w:val="009C76D6"/>
    <w:rsid w:val="009F0AEF"/>
    <w:rsid w:val="009F13BF"/>
    <w:rsid w:val="009F7290"/>
    <w:rsid w:val="009F7D7C"/>
    <w:rsid w:val="00A17AAE"/>
    <w:rsid w:val="00A2083F"/>
    <w:rsid w:val="00A20DF5"/>
    <w:rsid w:val="00A31490"/>
    <w:rsid w:val="00A340CE"/>
    <w:rsid w:val="00A4365E"/>
    <w:rsid w:val="00A470F8"/>
    <w:rsid w:val="00A50C82"/>
    <w:rsid w:val="00A5585C"/>
    <w:rsid w:val="00A55968"/>
    <w:rsid w:val="00A72B66"/>
    <w:rsid w:val="00A72BFA"/>
    <w:rsid w:val="00A74B91"/>
    <w:rsid w:val="00A8053C"/>
    <w:rsid w:val="00A829D6"/>
    <w:rsid w:val="00A953D8"/>
    <w:rsid w:val="00AA1883"/>
    <w:rsid w:val="00AA4DFE"/>
    <w:rsid w:val="00AA7AA9"/>
    <w:rsid w:val="00AB35D2"/>
    <w:rsid w:val="00AB7DFB"/>
    <w:rsid w:val="00AC1549"/>
    <w:rsid w:val="00AC1E6F"/>
    <w:rsid w:val="00AD2D05"/>
    <w:rsid w:val="00AD4CCF"/>
    <w:rsid w:val="00AD564B"/>
    <w:rsid w:val="00AE0489"/>
    <w:rsid w:val="00AF4886"/>
    <w:rsid w:val="00B00125"/>
    <w:rsid w:val="00B01999"/>
    <w:rsid w:val="00B03AE8"/>
    <w:rsid w:val="00B16157"/>
    <w:rsid w:val="00B17953"/>
    <w:rsid w:val="00B24221"/>
    <w:rsid w:val="00B25B74"/>
    <w:rsid w:val="00B33DDD"/>
    <w:rsid w:val="00B3721C"/>
    <w:rsid w:val="00B4107B"/>
    <w:rsid w:val="00B461BF"/>
    <w:rsid w:val="00B469ED"/>
    <w:rsid w:val="00B5045A"/>
    <w:rsid w:val="00B60A03"/>
    <w:rsid w:val="00B6405F"/>
    <w:rsid w:val="00B64A72"/>
    <w:rsid w:val="00B65F72"/>
    <w:rsid w:val="00B72F3D"/>
    <w:rsid w:val="00B772F1"/>
    <w:rsid w:val="00B91E24"/>
    <w:rsid w:val="00B9346E"/>
    <w:rsid w:val="00BA14EB"/>
    <w:rsid w:val="00BA183E"/>
    <w:rsid w:val="00BA661F"/>
    <w:rsid w:val="00BA6B60"/>
    <w:rsid w:val="00BB2E1E"/>
    <w:rsid w:val="00BB5917"/>
    <w:rsid w:val="00BC376A"/>
    <w:rsid w:val="00BC51DA"/>
    <w:rsid w:val="00BD18FE"/>
    <w:rsid w:val="00BD4C62"/>
    <w:rsid w:val="00BD5DF5"/>
    <w:rsid w:val="00BE72C1"/>
    <w:rsid w:val="00BF089E"/>
    <w:rsid w:val="00BF4D3F"/>
    <w:rsid w:val="00C17B34"/>
    <w:rsid w:val="00C20B3C"/>
    <w:rsid w:val="00C22D0B"/>
    <w:rsid w:val="00C23226"/>
    <w:rsid w:val="00C3053F"/>
    <w:rsid w:val="00C3087A"/>
    <w:rsid w:val="00C3297D"/>
    <w:rsid w:val="00C3607E"/>
    <w:rsid w:val="00C37889"/>
    <w:rsid w:val="00C37910"/>
    <w:rsid w:val="00C402AF"/>
    <w:rsid w:val="00C5238E"/>
    <w:rsid w:val="00C547CC"/>
    <w:rsid w:val="00C62069"/>
    <w:rsid w:val="00C709AA"/>
    <w:rsid w:val="00C73F89"/>
    <w:rsid w:val="00C758D5"/>
    <w:rsid w:val="00C84DBC"/>
    <w:rsid w:val="00C90F49"/>
    <w:rsid w:val="00C933FF"/>
    <w:rsid w:val="00C94A36"/>
    <w:rsid w:val="00C9694B"/>
    <w:rsid w:val="00CA4265"/>
    <w:rsid w:val="00CB2E94"/>
    <w:rsid w:val="00CB5D8D"/>
    <w:rsid w:val="00CB773E"/>
    <w:rsid w:val="00CC32BA"/>
    <w:rsid w:val="00CC69AD"/>
    <w:rsid w:val="00CC738C"/>
    <w:rsid w:val="00CD4CEA"/>
    <w:rsid w:val="00CD6605"/>
    <w:rsid w:val="00CD67A3"/>
    <w:rsid w:val="00CE35BA"/>
    <w:rsid w:val="00CE4E23"/>
    <w:rsid w:val="00CE5BAE"/>
    <w:rsid w:val="00CF1E83"/>
    <w:rsid w:val="00CF792F"/>
    <w:rsid w:val="00D00339"/>
    <w:rsid w:val="00D11398"/>
    <w:rsid w:val="00D159E7"/>
    <w:rsid w:val="00D16E4E"/>
    <w:rsid w:val="00D16EC8"/>
    <w:rsid w:val="00D22264"/>
    <w:rsid w:val="00D2691A"/>
    <w:rsid w:val="00D2F6A4"/>
    <w:rsid w:val="00D33838"/>
    <w:rsid w:val="00D34FCE"/>
    <w:rsid w:val="00D43184"/>
    <w:rsid w:val="00D45741"/>
    <w:rsid w:val="00D47A3C"/>
    <w:rsid w:val="00D51A7C"/>
    <w:rsid w:val="00D628DB"/>
    <w:rsid w:val="00D648D0"/>
    <w:rsid w:val="00D67C55"/>
    <w:rsid w:val="00D74420"/>
    <w:rsid w:val="00D82B2C"/>
    <w:rsid w:val="00D86699"/>
    <w:rsid w:val="00D93F97"/>
    <w:rsid w:val="00DA1A4A"/>
    <w:rsid w:val="00DA3668"/>
    <w:rsid w:val="00DA4614"/>
    <w:rsid w:val="00DB28ED"/>
    <w:rsid w:val="00DB34E4"/>
    <w:rsid w:val="00DE0250"/>
    <w:rsid w:val="00DE1663"/>
    <w:rsid w:val="00DE4EC7"/>
    <w:rsid w:val="00DF28A2"/>
    <w:rsid w:val="00E03087"/>
    <w:rsid w:val="00E07F47"/>
    <w:rsid w:val="00E1443B"/>
    <w:rsid w:val="00E26715"/>
    <w:rsid w:val="00E27C4F"/>
    <w:rsid w:val="00E33A00"/>
    <w:rsid w:val="00E3640E"/>
    <w:rsid w:val="00E373D3"/>
    <w:rsid w:val="00E44E4C"/>
    <w:rsid w:val="00E51EC6"/>
    <w:rsid w:val="00E540FA"/>
    <w:rsid w:val="00E63009"/>
    <w:rsid w:val="00E67755"/>
    <w:rsid w:val="00E70088"/>
    <w:rsid w:val="00E73B2A"/>
    <w:rsid w:val="00E74C0F"/>
    <w:rsid w:val="00E7751E"/>
    <w:rsid w:val="00E80E36"/>
    <w:rsid w:val="00E93FF3"/>
    <w:rsid w:val="00EB753E"/>
    <w:rsid w:val="00EB7DD3"/>
    <w:rsid w:val="00EC57B2"/>
    <w:rsid w:val="00EC59BD"/>
    <w:rsid w:val="00ED1ED9"/>
    <w:rsid w:val="00ED46AE"/>
    <w:rsid w:val="00ED51C6"/>
    <w:rsid w:val="00EE13D0"/>
    <w:rsid w:val="00EE204D"/>
    <w:rsid w:val="00EE2A6D"/>
    <w:rsid w:val="00EF1120"/>
    <w:rsid w:val="00F00A42"/>
    <w:rsid w:val="00F01AAF"/>
    <w:rsid w:val="00F046C3"/>
    <w:rsid w:val="00F04EA0"/>
    <w:rsid w:val="00F05692"/>
    <w:rsid w:val="00F13D9E"/>
    <w:rsid w:val="00F167FF"/>
    <w:rsid w:val="00F23C0B"/>
    <w:rsid w:val="00F312F2"/>
    <w:rsid w:val="00F40649"/>
    <w:rsid w:val="00F4103F"/>
    <w:rsid w:val="00F459D6"/>
    <w:rsid w:val="00F5384E"/>
    <w:rsid w:val="00F617E2"/>
    <w:rsid w:val="00F75BCD"/>
    <w:rsid w:val="00F8214B"/>
    <w:rsid w:val="00F84090"/>
    <w:rsid w:val="00F85404"/>
    <w:rsid w:val="00F85E69"/>
    <w:rsid w:val="00FA7A32"/>
    <w:rsid w:val="00FB06FD"/>
    <w:rsid w:val="00FB45B9"/>
    <w:rsid w:val="00FB49C3"/>
    <w:rsid w:val="00FC207D"/>
    <w:rsid w:val="00FC2CCB"/>
    <w:rsid w:val="00FC5338"/>
    <w:rsid w:val="00FD38C2"/>
    <w:rsid w:val="00FD7EDD"/>
    <w:rsid w:val="00FE0AC6"/>
    <w:rsid w:val="00FE1CD0"/>
    <w:rsid w:val="00FF4132"/>
    <w:rsid w:val="00FF683E"/>
    <w:rsid w:val="02C65F98"/>
    <w:rsid w:val="035DA1D0"/>
    <w:rsid w:val="03D9DB86"/>
    <w:rsid w:val="04F6C327"/>
    <w:rsid w:val="05005AF3"/>
    <w:rsid w:val="0520C451"/>
    <w:rsid w:val="05236A84"/>
    <w:rsid w:val="061EE89D"/>
    <w:rsid w:val="073CE339"/>
    <w:rsid w:val="09CC0719"/>
    <w:rsid w:val="0B678A59"/>
    <w:rsid w:val="0C500603"/>
    <w:rsid w:val="0C8978BB"/>
    <w:rsid w:val="0D28AEA8"/>
    <w:rsid w:val="10F1829C"/>
    <w:rsid w:val="1354AAFC"/>
    <w:rsid w:val="157BBE72"/>
    <w:rsid w:val="16740C6A"/>
    <w:rsid w:val="17814EAD"/>
    <w:rsid w:val="178D14DB"/>
    <w:rsid w:val="187446DD"/>
    <w:rsid w:val="1AC0EB5E"/>
    <w:rsid w:val="1B19CA47"/>
    <w:rsid w:val="1CBDC267"/>
    <w:rsid w:val="1FC440D8"/>
    <w:rsid w:val="21996E54"/>
    <w:rsid w:val="25527324"/>
    <w:rsid w:val="2560D89A"/>
    <w:rsid w:val="25B7E39D"/>
    <w:rsid w:val="263BD758"/>
    <w:rsid w:val="28021717"/>
    <w:rsid w:val="29D36B5B"/>
    <w:rsid w:val="2FFAD458"/>
    <w:rsid w:val="305A92AE"/>
    <w:rsid w:val="30FA3BEE"/>
    <w:rsid w:val="31046839"/>
    <w:rsid w:val="316FEEE4"/>
    <w:rsid w:val="31758D96"/>
    <w:rsid w:val="327E28BD"/>
    <w:rsid w:val="332D27E0"/>
    <w:rsid w:val="38353279"/>
    <w:rsid w:val="390DE272"/>
    <w:rsid w:val="394EADCF"/>
    <w:rsid w:val="3AEB4FD5"/>
    <w:rsid w:val="3C00D96D"/>
    <w:rsid w:val="3C925191"/>
    <w:rsid w:val="3CCCD26B"/>
    <w:rsid w:val="3E9E7D40"/>
    <w:rsid w:val="4158D086"/>
    <w:rsid w:val="435BF2C3"/>
    <w:rsid w:val="4375088F"/>
    <w:rsid w:val="44E7CCDD"/>
    <w:rsid w:val="44EDF1E5"/>
    <w:rsid w:val="48FB5360"/>
    <w:rsid w:val="4D4C2EA3"/>
    <w:rsid w:val="4E671133"/>
    <w:rsid w:val="4F14A38B"/>
    <w:rsid w:val="4F5D4264"/>
    <w:rsid w:val="4F703E16"/>
    <w:rsid w:val="503D4A74"/>
    <w:rsid w:val="52F02962"/>
    <w:rsid w:val="536C0A0A"/>
    <w:rsid w:val="53C495D1"/>
    <w:rsid w:val="563377FE"/>
    <w:rsid w:val="56E83D5A"/>
    <w:rsid w:val="572B5640"/>
    <w:rsid w:val="5778023D"/>
    <w:rsid w:val="5954143D"/>
    <w:rsid w:val="59D0A9F3"/>
    <w:rsid w:val="5A8B4FA3"/>
    <w:rsid w:val="5ACA8948"/>
    <w:rsid w:val="5E3BA00E"/>
    <w:rsid w:val="5FBCE590"/>
    <w:rsid w:val="633A658A"/>
    <w:rsid w:val="641C6119"/>
    <w:rsid w:val="641E7007"/>
    <w:rsid w:val="649C66C6"/>
    <w:rsid w:val="65F9DEFE"/>
    <w:rsid w:val="670DB690"/>
    <w:rsid w:val="68575501"/>
    <w:rsid w:val="6895E255"/>
    <w:rsid w:val="6C24A907"/>
    <w:rsid w:val="6C510175"/>
    <w:rsid w:val="6E2023F4"/>
    <w:rsid w:val="6E7CE0FB"/>
    <w:rsid w:val="6FD8C788"/>
    <w:rsid w:val="7314D156"/>
    <w:rsid w:val="73C782E3"/>
    <w:rsid w:val="749FF059"/>
    <w:rsid w:val="75AB61D8"/>
    <w:rsid w:val="78FDB755"/>
    <w:rsid w:val="7A8CB3E2"/>
    <w:rsid w:val="7B338241"/>
    <w:rsid w:val="7C420A74"/>
    <w:rsid w:val="7C7BA50F"/>
    <w:rsid w:val="7F0E2F87"/>
    <w:rsid w:val="7F20BB55"/>
    <w:rsid w:val="7F487A46"/>
    <w:rsid w:val="7F61D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
    </o:shapedefaults>
    <o:shapelayout v:ext="edit">
      <o:idmap v:ext="edit" data="2"/>
    </o:shapelayout>
  </w:shapeDefaults>
  <w:decimalSymbol w:val="."/>
  <w:listSeparator w:val=","/>
  <w14:docId w14:val="643CD56F"/>
  <w15:docId w15:val="{BB9113EE-AD7B-4FDC-B587-73335C69F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jc w:val="both"/>
    </w:pPr>
    <w:rPr>
      <w:rFonts w:ascii="Times" w:hAnsi="Times"/>
      <w:sz w:val="22"/>
    </w:rPr>
  </w:style>
  <w:style w:type="paragraph" w:styleId="Heading1">
    <w:name w:val="heading 1"/>
    <w:basedOn w:val="Normal"/>
    <w:next w:val="Normal"/>
    <w:link w:val="Heading1Char"/>
    <w:qFormat/>
    <w:pPr>
      <w:keepNext/>
      <w:numPr>
        <w:numId w:val="3"/>
      </w:numPr>
      <w:tabs>
        <w:tab w:val="left" w:pos="360"/>
      </w:tabs>
      <w:spacing w:before="0"/>
      <w:outlineLvl w:val="0"/>
    </w:pPr>
    <w:rPr>
      <w:rFonts w:ascii="Arial" w:hAnsi="Arial"/>
      <w:b/>
      <w:caps/>
      <w:kern w:val="28"/>
      <w:sz w:val="24"/>
    </w:rPr>
  </w:style>
  <w:style w:type="paragraph" w:styleId="Heading2">
    <w:name w:val="heading 2"/>
    <w:basedOn w:val="Heading1"/>
    <w:next w:val="Normal"/>
    <w:qFormat/>
    <w:pPr>
      <w:numPr>
        <w:ilvl w:val="1"/>
      </w:numPr>
      <w:tabs>
        <w:tab w:val="clear" w:pos="360"/>
        <w:tab w:val="left" w:pos="540"/>
      </w:tabs>
      <w:spacing w:before="420"/>
      <w:outlineLvl w:val="1"/>
    </w:pPr>
    <w:rPr>
      <w:caps w:val="0"/>
    </w:rPr>
  </w:style>
  <w:style w:type="paragraph" w:styleId="Heading3">
    <w:name w:val="heading 3"/>
    <w:basedOn w:val="Normal"/>
    <w:next w:val="Normal"/>
    <w:qFormat/>
    <w:pPr>
      <w:keepNext/>
      <w:numPr>
        <w:ilvl w:val="2"/>
        <w:numId w:val="3"/>
      </w:numPr>
      <w:spacing w:before="420"/>
      <w:outlineLvl w:val="2"/>
    </w:pPr>
    <w:rPr>
      <w:rFonts w:ascii="Arial" w:hAnsi="Arial"/>
      <w:b/>
      <w:sz w:val="24"/>
    </w:rPr>
  </w:style>
  <w:style w:type="paragraph" w:styleId="Heading4">
    <w:name w:val="heading 4"/>
    <w:basedOn w:val="Normal"/>
    <w:next w:val="Normal"/>
    <w:qFormat/>
    <w:pPr>
      <w:keepNext/>
      <w:numPr>
        <w:ilvl w:val="3"/>
        <w:numId w:val="3"/>
      </w:numPr>
      <w:tabs>
        <w:tab w:val="left" w:pos="900"/>
      </w:tabs>
      <w:spacing w:before="420"/>
      <w:outlineLvl w:val="3"/>
    </w:pPr>
    <w:rPr>
      <w:rFonts w:ascii="Arial" w:hAnsi="Arial"/>
      <w:b/>
      <w:sz w:val="24"/>
    </w:rPr>
  </w:style>
  <w:style w:type="paragraph" w:styleId="Heading5">
    <w:name w:val="heading 5"/>
    <w:basedOn w:val="Normal"/>
    <w:next w:val="Normal"/>
    <w:qFormat/>
    <w:pPr>
      <w:keepNext/>
      <w:numPr>
        <w:ilvl w:val="4"/>
        <w:numId w:val="3"/>
      </w:numPr>
      <w:spacing w:before="420"/>
      <w:outlineLvl w:val="4"/>
    </w:pPr>
    <w:rPr>
      <w:rFonts w:ascii="Arial" w:hAnsi="Arial"/>
      <w:b/>
      <w:sz w:val="24"/>
    </w:rPr>
  </w:style>
  <w:style w:type="paragraph" w:styleId="Heading6">
    <w:name w:val="heading 6"/>
    <w:basedOn w:val="Normal"/>
    <w:next w:val="Normal"/>
    <w:qFormat/>
    <w:pPr>
      <w:keepNext/>
      <w:numPr>
        <w:ilvl w:val="5"/>
        <w:numId w:val="3"/>
      </w:numPr>
      <w:spacing w:before="420"/>
      <w:outlineLvl w:val="5"/>
    </w:pPr>
    <w:rPr>
      <w:rFonts w:ascii="Arial" w:hAnsi="Arial"/>
      <w:b/>
      <w:sz w:val="24"/>
    </w:rPr>
  </w:style>
  <w:style w:type="paragraph" w:styleId="Heading7">
    <w:name w:val="heading 7"/>
    <w:basedOn w:val="Normal"/>
    <w:next w:val="Normal"/>
    <w:qFormat/>
    <w:pPr>
      <w:keepNext/>
      <w:numPr>
        <w:ilvl w:val="6"/>
        <w:numId w:val="3"/>
      </w:numPr>
      <w:spacing w:before="420"/>
      <w:outlineLvl w:val="6"/>
    </w:pPr>
    <w:rPr>
      <w:rFonts w:ascii="Arial" w:hAnsi="Arial"/>
      <w:b/>
      <w:sz w:val="24"/>
    </w:rPr>
  </w:style>
  <w:style w:type="paragraph" w:styleId="Heading8">
    <w:name w:val="heading 8"/>
    <w:basedOn w:val="Normal"/>
    <w:next w:val="Normal"/>
    <w:qFormat/>
    <w:pPr>
      <w:keepNext/>
      <w:numPr>
        <w:ilvl w:val="7"/>
        <w:numId w:val="3"/>
      </w:numPr>
      <w:spacing w:before="420"/>
      <w:outlineLvl w:val="7"/>
    </w:pPr>
    <w:rPr>
      <w:rFonts w:ascii="Arial" w:hAnsi="Arial"/>
      <w:b/>
      <w:sz w:val="24"/>
    </w:rPr>
  </w:style>
  <w:style w:type="paragraph" w:styleId="Heading9">
    <w:name w:val="heading 9"/>
    <w:basedOn w:val="Normal"/>
    <w:next w:val="Normal"/>
    <w:qFormat/>
    <w:pPr>
      <w:numPr>
        <w:ilvl w:val="8"/>
        <w:numId w:val="3"/>
      </w:numPr>
      <w:spacing w:before="420"/>
      <w:jc w:val="center"/>
      <w:outlineLvl w:val="8"/>
    </w:pPr>
    <w:rPr>
      <w:rFonts w:ascii="Arial" w:hAnsi="Arial"/>
      <w:b/>
      <w:smallCaps/>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w:basedOn w:val="Normal"/>
    <w:next w:val="Normal"/>
    <w:qFormat/>
    <w:pPr>
      <w:keepNext/>
      <w:suppressAutoHyphens/>
      <w:spacing w:before="360"/>
      <w:jc w:val="center"/>
    </w:pPr>
    <w:rPr>
      <w:rFonts w:ascii="Arial" w:hAnsi="Arial"/>
      <w:b/>
      <w:sz w:val="20"/>
    </w:rPr>
  </w:style>
  <w:style w:type="paragraph" w:customStyle="1" w:styleId="Appendix">
    <w:name w:val="Appendix"/>
    <w:basedOn w:val="Normal"/>
    <w:pPr>
      <w:suppressAutoHyphens/>
      <w:spacing w:after="60"/>
      <w:jc w:val="center"/>
    </w:pPr>
    <w:rPr>
      <w:rFonts w:ascii="Arial" w:hAnsi="Arial"/>
      <w:b/>
      <w:smallCaps/>
      <w:sz w:val="44"/>
    </w:rPr>
  </w:style>
  <w:style w:type="paragraph" w:styleId="BlockText">
    <w:name w:val="Block Text"/>
    <w:basedOn w:val="Normal"/>
    <w:semiHidden/>
    <w:pPr>
      <w:ind w:left="1440" w:right="1440"/>
    </w:pPr>
    <w:rPr>
      <w:rFonts w:ascii="Times New Roman" w:hAnsi="Times New Roman"/>
      <w:sz w:val="24"/>
    </w:rPr>
  </w:style>
  <w:style w:type="paragraph" w:styleId="BodyText">
    <w:name w:val="Body Text"/>
    <w:basedOn w:val="Normal"/>
    <w:semiHidden/>
    <w:pPr>
      <w:spacing w:before="0" w:after="0"/>
    </w:pPr>
    <w:rPr>
      <w:rFonts w:ascii="Times New Roman" w:hAnsi="Times New Roman"/>
      <w:sz w:val="24"/>
    </w:rPr>
  </w:style>
  <w:style w:type="paragraph" w:styleId="BodyText2">
    <w:name w:val="Body Text 2"/>
    <w:basedOn w:val="Normal"/>
    <w:semiHidden/>
    <w:rPr>
      <w:rFonts w:ascii="Helvetica" w:hAnsi="Helvetica"/>
      <w:sz w:val="24"/>
    </w:rPr>
  </w:style>
  <w:style w:type="paragraph" w:styleId="BodyText3">
    <w:name w:val="Body Text 3"/>
    <w:basedOn w:val="Normal"/>
    <w:semiHidden/>
    <w:rPr>
      <w:b/>
    </w:rPr>
  </w:style>
  <w:style w:type="paragraph" w:styleId="BodyTextIndent">
    <w:name w:val="Body Text Indent"/>
    <w:basedOn w:val="Normal"/>
    <w:semiHidden/>
    <w:pPr>
      <w:ind w:left="360" w:hanging="360"/>
    </w:pPr>
  </w:style>
  <w:style w:type="paragraph" w:styleId="BodyTextIndent2">
    <w:name w:val="Body Text Indent 2"/>
    <w:basedOn w:val="Normal"/>
    <w:semiHidden/>
    <w:pPr>
      <w:ind w:left="180" w:hanging="180"/>
    </w:pPr>
    <w:rPr>
      <w:sz w:val="16"/>
    </w:rPr>
  </w:style>
  <w:style w:type="paragraph" w:customStyle="1" w:styleId="BulletList">
    <w:name w:val="Bullet List"/>
    <w:basedOn w:val="Normal"/>
    <w:pPr>
      <w:ind w:left="792" w:hanging="360"/>
    </w:pPr>
  </w:style>
  <w:style w:type="paragraph" w:customStyle="1" w:styleId="BulletList0">
    <w:name w:val="BulletList"/>
    <w:basedOn w:val="Normal"/>
    <w:pPr>
      <w:ind w:left="792" w:hanging="360"/>
    </w:pPr>
  </w:style>
  <w:style w:type="paragraph" w:customStyle="1" w:styleId="bultlst">
    <w:name w:val="bult_lst"/>
    <w:basedOn w:val="Normal"/>
    <w:pPr>
      <w:ind w:left="720" w:hanging="360"/>
    </w:pPr>
  </w:style>
  <w:style w:type="paragraph" w:customStyle="1" w:styleId="CapLetter">
    <w:name w:val="Cap Letter"/>
    <w:basedOn w:val="Normal"/>
    <w:pPr>
      <w:suppressAutoHyphens/>
      <w:spacing w:before="240"/>
      <w:ind w:left="720" w:hanging="360"/>
    </w:pPr>
  </w:style>
  <w:style w:type="paragraph" w:customStyle="1" w:styleId="CaptionSubtitle">
    <w:name w:val="CaptionSubtitle"/>
    <w:basedOn w:val="Normal"/>
    <w:pPr>
      <w:spacing w:after="240" w:line="240" w:lineRule="atLeast"/>
      <w:ind w:left="540"/>
    </w:pPr>
    <w:rPr>
      <w:i/>
      <w:sz w:val="16"/>
    </w:rPr>
  </w:style>
  <w:style w:type="paragraph" w:customStyle="1" w:styleId="CautionNote">
    <w:name w:val="Caution Note"/>
    <w:basedOn w:val="Normal"/>
    <w:pPr>
      <w:pBdr>
        <w:top w:val="single" w:sz="18" w:space="1" w:color="auto"/>
        <w:bottom w:val="single" w:sz="18" w:space="1" w:color="auto"/>
      </w:pBdr>
      <w:ind w:left="1440" w:right="2160"/>
      <w:jc w:val="center"/>
    </w:pPr>
    <w:rPr>
      <w:rFonts w:ascii="Arial" w:hAnsi="Arial"/>
      <w:b/>
    </w:rPr>
  </w:style>
  <w:style w:type="character" w:styleId="CommentReference">
    <w:name w:val="annotation reference"/>
    <w:semiHidden/>
    <w:rPr>
      <w:sz w:val="16"/>
    </w:rPr>
  </w:style>
  <w:style w:type="paragraph" w:styleId="CommentText">
    <w:name w:val="annotation text"/>
    <w:basedOn w:val="Normal"/>
    <w:link w:val="CommentTextChar"/>
    <w:semiHidden/>
  </w:style>
  <w:style w:type="paragraph" w:styleId="Date">
    <w:name w:val="Date"/>
    <w:basedOn w:val="Normal"/>
    <w:semiHidden/>
  </w:style>
  <w:style w:type="paragraph" w:styleId="DocumentMap">
    <w:name w:val="Document Map"/>
    <w:basedOn w:val="Normal"/>
    <w:semiHidden/>
    <w:pPr>
      <w:shd w:val="clear" w:color="auto" w:fill="000080"/>
    </w:pPr>
    <w:rPr>
      <w:rFonts w:ascii="Tahoma" w:hAnsi="Tahoma"/>
    </w:rPr>
  </w:style>
  <w:style w:type="paragraph" w:customStyle="1" w:styleId="EDOResponse">
    <w:name w:val="EDO Response"/>
    <w:basedOn w:val="BodyText"/>
    <w:rPr>
      <w:i/>
      <w:sz w:val="22"/>
    </w:rPr>
  </w:style>
  <w:style w:type="paragraph" w:customStyle="1" w:styleId="FigCaption">
    <w:name w:val="FigCaption"/>
    <w:basedOn w:val="Caption"/>
    <w:pPr>
      <w:keepNext w:val="0"/>
      <w:spacing w:before="120" w:after="360"/>
    </w:pPr>
  </w:style>
  <w:style w:type="paragraph" w:customStyle="1" w:styleId="FoldoutCaption">
    <w:name w:val="FoldoutCaption"/>
    <w:basedOn w:val="FigCaption"/>
    <w:pPr>
      <w:jc w:val="right"/>
    </w:pPr>
  </w:style>
  <w:style w:type="character" w:styleId="FollowedHyperlink">
    <w:name w:val="FollowedHyperlink"/>
    <w:semiHidden/>
    <w:rPr>
      <w:color w:val="800080"/>
      <w:u w:val="single"/>
    </w:rPr>
  </w:style>
  <w:style w:type="paragraph" w:styleId="Footer">
    <w:name w:val="footer"/>
    <w:basedOn w:val="Normal"/>
    <w:uiPriority w:val="99"/>
    <w:pPr>
      <w:tabs>
        <w:tab w:val="center" w:pos="4320"/>
        <w:tab w:val="right" w:pos="8640"/>
      </w:tabs>
      <w:spacing w:before="0" w:after="0"/>
      <w:jc w:val="center"/>
    </w:pPr>
    <w:rPr>
      <w:rFonts w:ascii="Arial" w:hAnsi="Arial"/>
      <w:b/>
      <w:sz w:val="16"/>
    </w:rPr>
  </w:style>
  <w:style w:type="character" w:styleId="FootnoteReference">
    <w:name w:val="footnote reference"/>
    <w:uiPriority w:val="99"/>
    <w:semiHidden/>
    <w:rPr>
      <w:position w:val="6"/>
      <w:sz w:val="16"/>
    </w:rPr>
  </w:style>
  <w:style w:type="paragraph" w:styleId="FootnoteText">
    <w:name w:val="footnote text"/>
    <w:basedOn w:val="Normal"/>
    <w:link w:val="FootnoteTextChar"/>
    <w:uiPriority w:val="99"/>
    <w:semiHidden/>
    <w:pPr>
      <w:suppressAutoHyphens/>
      <w:spacing w:after="240" w:line="240" w:lineRule="atLeast"/>
    </w:pPr>
    <w:rPr>
      <w:rFonts w:ascii="Arial" w:hAnsi="Arial"/>
    </w:rPr>
  </w:style>
  <w:style w:type="paragraph" w:styleId="Header">
    <w:name w:val="header"/>
    <w:basedOn w:val="Normal"/>
    <w:link w:val="HeaderChar"/>
    <w:semiHidden/>
    <w:pPr>
      <w:tabs>
        <w:tab w:val="center" w:pos="4320"/>
        <w:tab w:val="right" w:pos="8640"/>
      </w:tabs>
      <w:spacing w:before="0" w:after="0"/>
      <w:jc w:val="center"/>
    </w:pPr>
    <w:rPr>
      <w:rFonts w:ascii="Arial" w:hAnsi="Arial"/>
      <w:b/>
      <w:sz w:val="16"/>
    </w:rPr>
  </w:style>
  <w:style w:type="paragraph" w:styleId="Subtitle">
    <w:name w:val="Subtitle"/>
    <w:basedOn w:val="Normal"/>
    <w:qFormat/>
    <w:pPr>
      <w:spacing w:after="60"/>
      <w:jc w:val="center"/>
    </w:pPr>
    <w:rPr>
      <w:i/>
      <w:sz w:val="24"/>
    </w:rPr>
  </w:style>
  <w:style w:type="paragraph" w:customStyle="1" w:styleId="HeadingFrontMatter">
    <w:name w:val="Heading Front Matter"/>
    <w:basedOn w:val="Subtitle"/>
    <w:pPr>
      <w:spacing w:after="360" w:line="240" w:lineRule="atLeast"/>
      <w:outlineLvl w:val="1"/>
    </w:pPr>
    <w:rPr>
      <w:b/>
      <w:i w:val="0"/>
      <w:color w:val="000000"/>
      <w:sz w:val="18"/>
    </w:rPr>
  </w:style>
  <w:style w:type="paragraph" w:customStyle="1" w:styleId="Heading11">
    <w:name w:val="Heading11"/>
    <w:basedOn w:val="Heading1"/>
    <w:next w:val="Normal"/>
    <w:pPr>
      <w:ind w:left="432" w:hanging="432"/>
      <w:outlineLvl w:val="9"/>
    </w:pPr>
  </w:style>
  <w:style w:type="paragraph" w:customStyle="1" w:styleId="Heading12">
    <w:name w:val="Heading12"/>
    <w:basedOn w:val="Normal"/>
    <w:pPr>
      <w:ind w:left="432" w:hanging="432"/>
    </w:pPr>
  </w:style>
  <w:style w:type="paragraph" w:customStyle="1" w:styleId="Heading13">
    <w:name w:val="Heading13"/>
    <w:basedOn w:val="Heading11"/>
  </w:style>
  <w:style w:type="character" w:styleId="Hyperlink">
    <w:name w:val="Hyperlink"/>
    <w:uiPriority w:val="99"/>
    <w:rPr>
      <w:color w:val="0000FF"/>
      <w:u w:val="single"/>
    </w:rPr>
  </w:style>
  <w:style w:type="paragraph" w:styleId="Index1">
    <w:name w:val="index 1"/>
    <w:basedOn w:val="Normal"/>
    <w:next w:val="Normal"/>
    <w:autoRedefine/>
    <w:semiHidden/>
    <w:pPr>
      <w:tabs>
        <w:tab w:val="left" w:pos="-1440"/>
        <w:tab w:val="left" w:pos="-720"/>
        <w:tab w:val="left" w:pos="720"/>
        <w:tab w:val="left" w:pos="1080"/>
        <w:tab w:val="left" w:pos="1440"/>
        <w:tab w:val="left" w:pos="1800"/>
        <w:tab w:val="left" w:pos="3600"/>
        <w:tab w:val="left" w:leader="dot" w:pos="9000"/>
        <w:tab w:val="right" w:pos="9360"/>
      </w:tabs>
      <w:suppressAutoHyphens/>
      <w:ind w:left="1440" w:right="720" w:hanging="1440"/>
    </w:pPr>
    <w:rPr>
      <w:spacing w:val="-3"/>
    </w:rPr>
  </w:style>
  <w:style w:type="paragraph" w:styleId="Index2">
    <w:name w:val="index 2"/>
    <w:basedOn w:val="Normal"/>
    <w:next w:val="Normal"/>
    <w:autoRedefine/>
    <w:semiHidden/>
    <w:pPr>
      <w:tabs>
        <w:tab w:val="left" w:pos="-1440"/>
        <w:tab w:val="left" w:pos="-720"/>
        <w:tab w:val="left" w:pos="720"/>
        <w:tab w:val="left" w:pos="1080"/>
        <w:tab w:val="left" w:pos="1440"/>
        <w:tab w:val="left" w:pos="1800"/>
        <w:tab w:val="left" w:pos="3600"/>
        <w:tab w:val="left" w:leader="dot" w:pos="9000"/>
        <w:tab w:val="right" w:pos="9360"/>
      </w:tabs>
      <w:suppressAutoHyphens/>
      <w:ind w:left="1440" w:right="720" w:hanging="720"/>
    </w:pPr>
    <w:rPr>
      <w:spacing w:val="-3"/>
    </w:rPr>
  </w:style>
  <w:style w:type="paragraph" w:styleId="Index3">
    <w:name w:val="index 3"/>
    <w:basedOn w:val="Normal"/>
    <w:next w:val="Normal"/>
    <w:autoRedefine/>
    <w:semiHidden/>
    <w:pPr>
      <w:tabs>
        <w:tab w:val="right" w:leader="dot" w:pos="9360"/>
      </w:tabs>
      <w:ind w:left="600" w:hanging="200"/>
    </w:pPr>
  </w:style>
  <w:style w:type="paragraph" w:styleId="IndexHeading">
    <w:name w:val="index heading"/>
    <w:basedOn w:val="Normal"/>
    <w:next w:val="Index1"/>
    <w:semiHidden/>
    <w:pPr>
      <w:spacing w:line="240" w:lineRule="atLeast"/>
    </w:pPr>
    <w:rPr>
      <w:rFonts w:ascii="Times New Roman" w:hAnsi="Times New Roman"/>
      <w:b/>
      <w:color w:val="000000"/>
    </w:rPr>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Bullet">
    <w:name w:val="List Bullet"/>
    <w:basedOn w:val="Normal"/>
    <w:autoRedefine/>
    <w:semiHidden/>
    <w:pPr>
      <w:numPr>
        <w:numId w:val="2"/>
      </w:numPr>
    </w:pPr>
  </w:style>
  <w:style w:type="paragraph" w:styleId="ListBullet2">
    <w:name w:val="List Bullet 2"/>
    <w:basedOn w:val="Normal"/>
    <w:autoRedefine/>
    <w:semiHidden/>
    <w:pPr>
      <w:ind w:left="643" w:hanging="360"/>
    </w:pPr>
  </w:style>
  <w:style w:type="paragraph" w:styleId="ListBullet3">
    <w:name w:val="List Bullet 3"/>
    <w:basedOn w:val="Normal"/>
    <w:autoRedefine/>
    <w:semiHidden/>
    <w:pPr>
      <w:ind w:left="1080" w:hanging="360"/>
    </w:pPr>
  </w:style>
  <w:style w:type="paragraph" w:styleId="ListContinue">
    <w:name w:val="List Continue"/>
    <w:basedOn w:val="Normal"/>
    <w:semiHidden/>
    <w:pPr>
      <w:ind w:left="360"/>
    </w:pPr>
  </w:style>
  <w:style w:type="paragraph" w:customStyle="1" w:styleId="listlev1">
    <w:name w:val="listlev1"/>
    <w:basedOn w:val="Normal"/>
    <w:pPr>
      <w:ind w:left="878" w:hanging="432"/>
    </w:pPr>
    <w:rPr>
      <w:sz w:val="24"/>
    </w:rPr>
  </w:style>
  <w:style w:type="paragraph" w:customStyle="1" w:styleId="listlev2">
    <w:name w:val="listlev2"/>
    <w:basedOn w:val="listlev1"/>
    <w:pPr>
      <w:ind w:left="1339"/>
    </w:pPr>
  </w:style>
  <w:style w:type="paragraph" w:customStyle="1" w:styleId="listlev3">
    <w:name w:val="listlev3"/>
    <w:basedOn w:val="listlev2"/>
    <w:pPr>
      <w:ind w:left="1743" w:hanging="389"/>
    </w:pPr>
  </w:style>
  <w:style w:type="paragraph" w:customStyle="1" w:styleId="ltrlist">
    <w:name w:val="ltr_list"/>
    <w:basedOn w:val="Normal"/>
    <w:pPr>
      <w:ind w:left="1260" w:hanging="360"/>
    </w:pPr>
  </w:style>
  <w:style w:type="paragraph" w:customStyle="1" w:styleId="Note">
    <w:name w:val="Note"/>
    <w:basedOn w:val="Normal"/>
    <w:pPr>
      <w:spacing w:after="0"/>
    </w:pPr>
    <w:rPr>
      <w:sz w:val="12"/>
    </w:rPr>
  </w:style>
  <w:style w:type="paragraph" w:customStyle="1" w:styleId="numlist">
    <w:name w:val="num_list"/>
    <w:basedOn w:val="Normal"/>
    <w:pPr>
      <w:ind w:left="1080" w:hanging="360"/>
      <w:jc w:val="left"/>
    </w:pPr>
  </w:style>
  <w:style w:type="paragraph" w:customStyle="1" w:styleId="Number">
    <w:name w:val="Number)"/>
    <w:basedOn w:val="Normal"/>
    <w:pPr>
      <w:ind w:left="1080" w:hanging="360"/>
    </w:pPr>
  </w:style>
  <w:style w:type="character" w:styleId="PageNumber">
    <w:name w:val="page number"/>
    <w:semiHidden/>
    <w:rPr>
      <w:rFonts w:ascii="Arial" w:hAnsi="Arial"/>
      <w:sz w:val="16"/>
    </w:rPr>
  </w:style>
  <w:style w:type="paragraph" w:customStyle="1" w:styleId="RqmtList">
    <w:name w:val="Rqmt List"/>
    <w:basedOn w:val="Normal"/>
    <w:pPr>
      <w:tabs>
        <w:tab w:val="left" w:pos="270"/>
        <w:tab w:val="left" w:pos="1080"/>
        <w:tab w:val="left" w:pos="1440"/>
        <w:tab w:val="left" w:pos="2340"/>
      </w:tabs>
      <w:spacing w:before="0" w:after="0" w:line="240" w:lineRule="atLeast"/>
      <w:ind w:left="3600" w:hanging="3600"/>
    </w:pPr>
    <w:rPr>
      <w:rFonts w:ascii="Arial" w:hAnsi="Arial"/>
      <w:snapToGrid w:val="0"/>
      <w:sz w:val="18"/>
    </w:rPr>
  </w:style>
  <w:style w:type="paragraph" w:styleId="Signature">
    <w:name w:val="Signature"/>
    <w:basedOn w:val="Normal"/>
    <w:semiHidden/>
    <w:pPr>
      <w:spacing w:line="240" w:lineRule="atLeast"/>
      <w:ind w:left="4320"/>
    </w:pPr>
    <w:rPr>
      <w:rFonts w:ascii="Ribbon131 Bd BT" w:hAnsi="Ribbon131 Bd BT"/>
      <w:b/>
      <w:color w:val="000000"/>
      <w:sz w:val="32"/>
    </w:rPr>
  </w:style>
  <w:style w:type="paragraph" w:customStyle="1" w:styleId="Step">
    <w:name w:val="Step"/>
    <w:basedOn w:val="Normal"/>
    <w:pPr>
      <w:spacing w:before="240"/>
      <w:ind w:left="720" w:hanging="720"/>
    </w:pPr>
  </w:style>
  <w:style w:type="paragraph" w:customStyle="1" w:styleId="Stil1">
    <w:name w:val="Stil1"/>
    <w:basedOn w:val="Heading7"/>
    <w:pPr>
      <w:tabs>
        <w:tab w:val="num" w:pos="0"/>
      </w:tabs>
      <w:spacing w:before="360"/>
      <w:outlineLvl w:val="9"/>
    </w:pPr>
    <w:rPr>
      <w:rFonts w:ascii="Times New Roman" w:hAnsi="Times New Roman"/>
    </w:rPr>
  </w:style>
  <w:style w:type="paragraph" w:customStyle="1" w:styleId="Stil2">
    <w:name w:val="Stil2"/>
    <w:basedOn w:val="Heading7"/>
    <w:pPr>
      <w:tabs>
        <w:tab w:val="num" w:pos="0"/>
      </w:tabs>
      <w:spacing w:before="360"/>
      <w:outlineLvl w:val="9"/>
    </w:pPr>
    <w:rPr>
      <w:rFonts w:ascii="Times New Roman" w:hAnsi="Times New Roman"/>
    </w:rPr>
  </w:style>
  <w:style w:type="paragraph" w:styleId="TableofAuthorities">
    <w:name w:val="table of authorities"/>
    <w:basedOn w:val="Normal"/>
    <w:next w:val="Normal"/>
    <w:semiHidden/>
    <w:pPr>
      <w:spacing w:line="240" w:lineRule="atLeast"/>
      <w:ind w:left="200" w:hanging="200"/>
    </w:pPr>
    <w:rPr>
      <w:rFonts w:ascii="Times New Roman" w:hAnsi="Times New Roman"/>
      <w:color w:val="000000"/>
    </w:rPr>
  </w:style>
  <w:style w:type="paragraph" w:styleId="TableofFigures">
    <w:name w:val="table of figures"/>
    <w:basedOn w:val="Normal"/>
    <w:next w:val="Normal"/>
    <w:semiHidden/>
    <w:pPr>
      <w:tabs>
        <w:tab w:val="left" w:pos="1080"/>
        <w:tab w:val="right" w:leader="dot" w:pos="9360"/>
      </w:tabs>
      <w:spacing w:before="0" w:after="0"/>
      <w:ind w:left="1080" w:hanging="1080"/>
    </w:pPr>
    <w:rPr>
      <w:rFonts w:ascii="Arial" w:hAnsi="Arial"/>
      <w:sz w:val="20"/>
    </w:rPr>
  </w:style>
  <w:style w:type="paragraph" w:customStyle="1" w:styleId="tableheading">
    <w:name w:val="tableheading"/>
    <w:basedOn w:val="Normal"/>
    <w:pPr>
      <w:keepNext/>
      <w:jc w:val="center"/>
    </w:pPr>
    <w:rPr>
      <w:rFonts w:ascii="Arial" w:hAnsi="Arial"/>
      <w:b/>
      <w:sz w:val="18"/>
    </w:rPr>
  </w:style>
  <w:style w:type="paragraph" w:customStyle="1" w:styleId="tablestyle">
    <w:name w:val="tablestyle"/>
    <w:basedOn w:val="Normal"/>
    <w:pPr>
      <w:keepLines/>
      <w:spacing w:before="60" w:after="60"/>
      <w:jc w:val="left"/>
    </w:pPr>
    <w:rPr>
      <w:rFonts w:ascii="Arial" w:hAnsi="Arial"/>
      <w:sz w:val="18"/>
    </w:rPr>
  </w:style>
  <w:style w:type="paragraph" w:styleId="Title">
    <w:name w:val="Title"/>
    <w:basedOn w:val="Normal"/>
    <w:link w:val="TitleChar"/>
    <w:qFormat/>
    <w:pPr>
      <w:jc w:val="center"/>
    </w:pPr>
    <w:rPr>
      <w:rFonts w:ascii="Arial" w:hAnsi="Arial"/>
      <w:b/>
      <w:sz w:val="24"/>
    </w:rPr>
  </w:style>
  <w:style w:type="paragraph" w:customStyle="1" w:styleId="TitlePageText">
    <w:name w:val="TitlePageText"/>
    <w:basedOn w:val="Normal"/>
    <w:pPr>
      <w:spacing w:after="0"/>
      <w:jc w:val="right"/>
    </w:pPr>
    <w:rPr>
      <w:rFonts w:ascii="Arial" w:hAnsi="Arial"/>
      <w:sz w:val="18"/>
    </w:rPr>
  </w:style>
  <w:style w:type="paragraph" w:styleId="TOAHeading">
    <w:name w:val="toa heading"/>
    <w:basedOn w:val="Normal"/>
    <w:next w:val="Normal"/>
    <w:semiHidden/>
    <w:pPr>
      <w:tabs>
        <w:tab w:val="left" w:pos="-1440"/>
        <w:tab w:val="left" w:pos="-720"/>
        <w:tab w:val="left" w:pos="720"/>
        <w:tab w:val="left" w:pos="1080"/>
        <w:tab w:val="left" w:pos="1440"/>
        <w:tab w:val="left" w:pos="1800"/>
        <w:tab w:val="left" w:pos="3600"/>
        <w:tab w:val="left" w:pos="9000"/>
        <w:tab w:val="right" w:pos="9360"/>
      </w:tabs>
      <w:suppressAutoHyphens/>
      <w:spacing w:before="0" w:after="0"/>
    </w:pPr>
    <w:rPr>
      <w:spacing w:val="-3"/>
    </w:rPr>
  </w:style>
  <w:style w:type="paragraph" w:styleId="TOC1">
    <w:name w:val="toc 1"/>
    <w:basedOn w:val="Normal"/>
    <w:next w:val="Normal"/>
    <w:uiPriority w:val="39"/>
    <w:pPr>
      <w:tabs>
        <w:tab w:val="left" w:pos="1080"/>
        <w:tab w:val="right" w:leader="dot" w:pos="9360"/>
      </w:tabs>
      <w:spacing w:before="240" w:after="0"/>
    </w:pPr>
    <w:rPr>
      <w:rFonts w:ascii="Arial" w:hAnsi="Arial"/>
      <w:b/>
      <w:caps/>
      <w:sz w:val="20"/>
    </w:rPr>
  </w:style>
  <w:style w:type="paragraph" w:styleId="TOC2">
    <w:name w:val="toc 2"/>
    <w:basedOn w:val="Normal"/>
    <w:next w:val="Normal"/>
    <w:uiPriority w:val="39"/>
    <w:pPr>
      <w:tabs>
        <w:tab w:val="left" w:pos="1080"/>
        <w:tab w:val="right" w:leader="dot" w:pos="9360"/>
      </w:tabs>
      <w:spacing w:before="0" w:after="0"/>
    </w:pPr>
    <w:rPr>
      <w:rFonts w:ascii="Arial" w:hAnsi="Arial"/>
      <w:sz w:val="20"/>
    </w:rPr>
  </w:style>
  <w:style w:type="paragraph" w:styleId="TOC3">
    <w:name w:val="toc 3"/>
    <w:basedOn w:val="Normal"/>
    <w:next w:val="Normal"/>
    <w:uiPriority w:val="39"/>
    <w:pPr>
      <w:tabs>
        <w:tab w:val="left" w:pos="1080"/>
        <w:tab w:val="right" w:leader="dot" w:pos="9360"/>
      </w:tabs>
      <w:spacing w:before="0" w:after="0"/>
    </w:pPr>
    <w:rPr>
      <w:rFonts w:ascii="Arial" w:hAnsi="Arial"/>
      <w:sz w:val="20"/>
    </w:rPr>
  </w:style>
  <w:style w:type="paragraph" w:styleId="TOC4">
    <w:name w:val="toc 4"/>
    <w:basedOn w:val="Normal"/>
    <w:next w:val="Normal"/>
    <w:uiPriority w:val="39"/>
    <w:pPr>
      <w:tabs>
        <w:tab w:val="right" w:leader="dot" w:pos="9360"/>
      </w:tabs>
      <w:spacing w:before="0" w:after="0"/>
    </w:pPr>
    <w:rPr>
      <w:rFonts w:ascii="Arial" w:hAnsi="Arial"/>
      <w:sz w:val="20"/>
    </w:rPr>
  </w:style>
  <w:style w:type="paragraph" w:styleId="TOC5">
    <w:name w:val="toc 5"/>
    <w:basedOn w:val="Normal"/>
    <w:next w:val="Normal"/>
    <w:semiHidden/>
    <w:pPr>
      <w:tabs>
        <w:tab w:val="right" w:leader="dot" w:pos="9360"/>
      </w:tabs>
      <w:spacing w:before="0" w:after="0"/>
    </w:pPr>
    <w:rPr>
      <w:rFonts w:ascii="Arial" w:hAnsi="Arial"/>
      <w:sz w:val="20"/>
    </w:rPr>
  </w:style>
  <w:style w:type="paragraph" w:styleId="TOC6">
    <w:name w:val="toc 6"/>
    <w:basedOn w:val="Normal"/>
    <w:next w:val="Normal"/>
    <w:semiHidden/>
    <w:pPr>
      <w:tabs>
        <w:tab w:val="right" w:leader="dot" w:pos="9360"/>
      </w:tabs>
      <w:spacing w:before="0" w:after="0"/>
    </w:pPr>
    <w:rPr>
      <w:rFonts w:ascii="Arial" w:hAnsi="Arial"/>
      <w:sz w:val="20"/>
    </w:rPr>
  </w:style>
  <w:style w:type="paragraph" w:styleId="TOC7">
    <w:name w:val="toc 7"/>
    <w:basedOn w:val="Normal"/>
    <w:next w:val="Normal"/>
    <w:semiHidden/>
    <w:pPr>
      <w:tabs>
        <w:tab w:val="right" w:leader="dot" w:pos="9360"/>
      </w:tabs>
      <w:spacing w:before="0" w:after="0"/>
    </w:pPr>
    <w:rPr>
      <w:rFonts w:ascii="Arial" w:hAnsi="Arial"/>
      <w:sz w:val="20"/>
    </w:rPr>
  </w:style>
  <w:style w:type="paragraph" w:styleId="TOC8">
    <w:name w:val="toc 8"/>
    <w:basedOn w:val="Normal"/>
    <w:next w:val="Normal"/>
    <w:semiHidden/>
    <w:pPr>
      <w:spacing w:before="0" w:after="0"/>
    </w:pPr>
    <w:rPr>
      <w:rFonts w:ascii="Arial" w:hAnsi="Arial"/>
      <w:sz w:val="20"/>
    </w:rPr>
  </w:style>
  <w:style w:type="paragraph" w:styleId="TOC9">
    <w:name w:val="toc 9"/>
    <w:basedOn w:val="Normal"/>
    <w:next w:val="Normal"/>
    <w:semiHidden/>
    <w:pPr>
      <w:tabs>
        <w:tab w:val="right" w:leader="dot" w:pos="9360"/>
      </w:tabs>
      <w:spacing w:before="0" w:after="0"/>
    </w:pPr>
    <w:rPr>
      <w:rFonts w:ascii="Times New Roman" w:hAnsi="Times New Roman"/>
      <w:sz w:val="24"/>
    </w:rPr>
  </w:style>
  <w:style w:type="paragraph" w:customStyle="1" w:styleId="Requirement">
    <w:name w:val="Requirement"/>
    <w:basedOn w:val="Normal"/>
    <w:pPr>
      <w:numPr>
        <w:ilvl w:val="3"/>
        <w:numId w:val="1"/>
      </w:numPr>
      <w:tabs>
        <w:tab w:val="left" w:pos="1440"/>
        <w:tab w:val="left" w:pos="2160"/>
        <w:tab w:val="left" w:pos="3600"/>
      </w:tabs>
      <w:spacing w:before="420"/>
      <w:ind w:left="994" w:hanging="994"/>
    </w:pPr>
    <w:rPr>
      <w:i/>
    </w:rPr>
  </w:style>
  <w:style w:type="paragraph" w:customStyle="1" w:styleId="Response">
    <w:name w:val="Response"/>
    <w:basedOn w:val="Normal"/>
    <w:pPr>
      <w:ind w:left="990"/>
    </w:pPr>
  </w:style>
  <w:style w:type="paragraph" w:customStyle="1" w:styleId="titlepage">
    <w:name w:val="titlepage"/>
    <w:basedOn w:val="Normal"/>
    <w:pPr>
      <w:spacing w:before="0" w:after="0"/>
      <w:jc w:val="center"/>
    </w:pPr>
    <w:rPr>
      <w:rFonts w:ascii="Arial" w:hAnsi="Arial"/>
      <w:b/>
    </w:rPr>
  </w:style>
  <w:style w:type="paragraph" w:customStyle="1" w:styleId="bulletlist1">
    <w:name w:val="bullet list 1"/>
    <w:aliases w:val="b,Bullets,bul,b1,Bullet 1"/>
    <w:basedOn w:val="Normal"/>
    <w:pPr>
      <w:spacing w:before="0" w:after="240" w:line="260" w:lineRule="atLeast"/>
    </w:pPr>
    <w:rPr>
      <w:rFonts w:ascii="Times New Roman" w:hAnsi="Times New Roman"/>
      <w:sz w:val="24"/>
      <w:lang w:val="en-GB"/>
    </w:rPr>
  </w:style>
  <w:style w:type="paragraph" w:customStyle="1" w:styleId="TableofFigures1">
    <w:name w:val="Table of Figures1"/>
    <w:basedOn w:val="TOC3"/>
    <w:next w:val="Normal"/>
    <w:pPr>
      <w:ind w:left="446" w:hanging="446"/>
      <w:jc w:val="left"/>
    </w:pPr>
  </w:style>
  <w:style w:type="paragraph" w:customStyle="1" w:styleId="TableText">
    <w:name w:val="Table Text"/>
    <w:basedOn w:val="Normal"/>
    <w:pPr>
      <w:spacing w:before="60" w:after="60"/>
    </w:pPr>
    <w:rPr>
      <w:rFonts w:ascii="Arial" w:hAnsi="Arial"/>
      <w:sz w:val="16"/>
    </w:rPr>
  </w:style>
  <w:style w:type="paragraph" w:styleId="BalloonText">
    <w:name w:val="Balloon Text"/>
    <w:basedOn w:val="Normal"/>
    <w:semiHidden/>
    <w:unhideWhenUsed/>
    <w:pPr>
      <w:spacing w:before="0" w:after="0"/>
    </w:pPr>
    <w:rPr>
      <w:rFonts w:ascii="Tahoma" w:hAnsi="Tahoma" w:cs="Tahoma"/>
      <w:sz w:val="16"/>
      <w:szCs w:val="16"/>
    </w:rPr>
  </w:style>
  <w:style w:type="character" w:customStyle="1" w:styleId="BalloonTextChar">
    <w:name w:val="Balloon Text Char"/>
    <w:semiHidden/>
    <w:rPr>
      <w:rFonts w:ascii="Tahoma" w:hAnsi="Tahoma" w:cs="Tahoma"/>
      <w:sz w:val="16"/>
      <w:szCs w:val="16"/>
    </w:rPr>
  </w:style>
  <w:style w:type="character" w:customStyle="1" w:styleId="Heading1Char">
    <w:name w:val="Heading 1 Char"/>
    <w:link w:val="Heading1"/>
    <w:rsid w:val="00A17AAE"/>
    <w:rPr>
      <w:rFonts w:ascii="Arial" w:hAnsi="Arial"/>
      <w:b/>
      <w:caps/>
      <w:kern w:val="28"/>
      <w:sz w:val="24"/>
    </w:rPr>
  </w:style>
  <w:style w:type="character" w:customStyle="1" w:styleId="FooterChar">
    <w:name w:val="Footer Char"/>
    <w:uiPriority w:val="99"/>
    <w:rPr>
      <w:rFonts w:ascii="Arial" w:hAnsi="Arial"/>
      <w:b/>
      <w:sz w:val="16"/>
    </w:rPr>
  </w:style>
  <w:style w:type="character" w:customStyle="1" w:styleId="Heading2Char">
    <w:name w:val="Heading 2 Char"/>
    <w:rPr>
      <w:rFonts w:ascii="Arial" w:hAnsi="Arial"/>
      <w:b/>
      <w:kern w:val="28"/>
      <w:sz w:val="24"/>
    </w:rPr>
  </w:style>
  <w:style w:type="paragraph" w:styleId="ListParagraph">
    <w:name w:val="List Paragraph"/>
    <w:basedOn w:val="Normal"/>
    <w:uiPriority w:val="34"/>
    <w:qFormat/>
    <w:pPr>
      <w:ind w:left="720"/>
    </w:pPr>
  </w:style>
  <w:style w:type="character" w:customStyle="1" w:styleId="TitleChar">
    <w:name w:val="Title Char"/>
    <w:link w:val="Title"/>
    <w:rsid w:val="00784CF7"/>
    <w:rPr>
      <w:rFonts w:ascii="Arial" w:hAnsi="Arial"/>
      <w:b/>
      <w:sz w:val="24"/>
    </w:rPr>
  </w:style>
  <w:style w:type="table" w:styleId="TableGrid">
    <w:name w:val="Table Grid"/>
    <w:basedOn w:val="TableNormal"/>
    <w:uiPriority w:val="59"/>
    <w:rsid w:val="00784CF7"/>
    <w:rPr>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5">
    <w:name w:val="List Bullet 5"/>
    <w:basedOn w:val="Normal"/>
    <w:autoRedefine/>
    <w:semiHidden/>
    <w:rsid w:val="00784CF7"/>
    <w:pPr>
      <w:numPr>
        <w:numId w:val="4"/>
      </w:numPr>
      <w:tabs>
        <w:tab w:val="left" w:pos="720"/>
        <w:tab w:val="left" w:pos="1080"/>
        <w:tab w:val="left" w:pos="1440"/>
        <w:tab w:val="left" w:pos="2160"/>
      </w:tabs>
      <w:spacing w:before="0" w:after="0"/>
      <w:jc w:val="left"/>
    </w:pPr>
    <w:rPr>
      <w:rFonts w:ascii="Times New Roman" w:hAnsi="Times New Roman"/>
      <w:sz w:val="24"/>
    </w:rPr>
  </w:style>
  <w:style w:type="paragraph" w:styleId="ListNumber5">
    <w:name w:val="List Number 5"/>
    <w:basedOn w:val="Normal"/>
    <w:semiHidden/>
    <w:rsid w:val="00784CF7"/>
    <w:pPr>
      <w:numPr>
        <w:numId w:val="5"/>
      </w:numPr>
      <w:tabs>
        <w:tab w:val="left" w:pos="720"/>
        <w:tab w:val="left" w:pos="1080"/>
        <w:tab w:val="left" w:pos="1440"/>
        <w:tab w:val="left" w:pos="2160"/>
      </w:tabs>
      <w:spacing w:before="0" w:after="0"/>
      <w:jc w:val="left"/>
    </w:pPr>
    <w:rPr>
      <w:rFonts w:ascii="Times New Roman" w:hAnsi="Times New Roman"/>
      <w:sz w:val="24"/>
    </w:rPr>
  </w:style>
  <w:style w:type="paragraph" w:customStyle="1" w:styleId="Cell8left">
    <w:name w:val="Cell8:left"/>
    <w:basedOn w:val="Normal"/>
    <w:rsid w:val="00784CF7"/>
    <w:pPr>
      <w:tabs>
        <w:tab w:val="left" w:pos="720"/>
        <w:tab w:val="left" w:pos="1080"/>
        <w:tab w:val="left" w:pos="1440"/>
        <w:tab w:val="left" w:pos="1800"/>
        <w:tab w:val="left" w:pos="2160"/>
      </w:tabs>
      <w:spacing w:before="40" w:after="40"/>
      <w:jc w:val="left"/>
    </w:pPr>
    <w:rPr>
      <w:rFonts w:ascii="Arial" w:hAnsi="Arial"/>
      <w:snapToGrid w:val="0"/>
      <w:sz w:val="16"/>
    </w:rPr>
  </w:style>
  <w:style w:type="paragraph" w:customStyle="1" w:styleId="FigureTitle">
    <w:name w:val="Figure Title"/>
    <w:link w:val="FigureTitleChar"/>
    <w:rsid w:val="00C758D5"/>
    <w:pPr>
      <w:widowControl w:val="0"/>
      <w:adjustRightInd w:val="0"/>
      <w:spacing w:line="360" w:lineRule="atLeast"/>
      <w:jc w:val="center"/>
      <w:textAlignment w:val="baseline"/>
    </w:pPr>
    <w:rPr>
      <w:b/>
    </w:rPr>
  </w:style>
  <w:style w:type="paragraph" w:customStyle="1" w:styleId="Bullet">
    <w:name w:val="Bullet"/>
    <w:basedOn w:val="Normal"/>
    <w:rsid w:val="00C758D5"/>
    <w:pPr>
      <w:numPr>
        <w:numId w:val="6"/>
      </w:numPr>
      <w:tabs>
        <w:tab w:val="left" w:pos="720"/>
        <w:tab w:val="left" w:pos="1440"/>
        <w:tab w:val="left" w:pos="1800"/>
        <w:tab w:val="left" w:pos="2160"/>
      </w:tabs>
      <w:spacing w:before="0"/>
      <w:jc w:val="left"/>
    </w:pPr>
    <w:rPr>
      <w:rFonts w:ascii="Times New Roman" w:hAnsi="Times New Roman"/>
      <w:sz w:val="24"/>
    </w:rPr>
  </w:style>
  <w:style w:type="paragraph" w:customStyle="1" w:styleId="TableText0">
    <w:name w:val="TableText"/>
    <w:basedOn w:val="Normal"/>
    <w:rsid w:val="00C758D5"/>
    <w:pPr>
      <w:tabs>
        <w:tab w:val="left" w:pos="720"/>
        <w:tab w:val="left" w:pos="1080"/>
        <w:tab w:val="left" w:pos="1440"/>
        <w:tab w:val="left" w:pos="1800"/>
        <w:tab w:val="left" w:pos="2160"/>
      </w:tabs>
      <w:spacing w:before="40" w:after="40"/>
      <w:jc w:val="left"/>
    </w:pPr>
    <w:rPr>
      <w:rFonts w:ascii="Times New Roman" w:hAnsi="Times New Roman"/>
      <w:sz w:val="24"/>
    </w:rPr>
  </w:style>
  <w:style w:type="paragraph" w:customStyle="1" w:styleId="SubBullet">
    <w:name w:val="SubBullet"/>
    <w:basedOn w:val="Bullet"/>
    <w:rsid w:val="00C758D5"/>
    <w:pPr>
      <w:numPr>
        <w:ilvl w:val="1"/>
      </w:numPr>
    </w:pPr>
  </w:style>
  <w:style w:type="paragraph" w:customStyle="1" w:styleId="GCSSNormal">
    <w:name w:val="GCSS Normal"/>
    <w:basedOn w:val="Normal"/>
    <w:rsid w:val="00C758D5"/>
    <w:pPr>
      <w:tabs>
        <w:tab w:val="left" w:pos="720"/>
        <w:tab w:val="left" w:pos="1080"/>
        <w:tab w:val="left" w:pos="1440"/>
        <w:tab w:val="left" w:pos="1800"/>
        <w:tab w:val="left" w:pos="2160"/>
        <w:tab w:val="right" w:pos="4140"/>
        <w:tab w:val="left" w:pos="5040"/>
        <w:tab w:val="right" w:pos="9180"/>
      </w:tabs>
      <w:spacing w:after="0" w:line="360" w:lineRule="auto"/>
      <w:jc w:val="left"/>
    </w:pPr>
    <w:rPr>
      <w:rFonts w:ascii="Arial" w:hAnsi="Arial"/>
    </w:rPr>
  </w:style>
  <w:style w:type="character" w:customStyle="1" w:styleId="FigureTitleChar">
    <w:name w:val="Figure Title Char"/>
    <w:link w:val="FigureTitle"/>
    <w:rsid w:val="00C758D5"/>
    <w:rPr>
      <w:b/>
    </w:rPr>
  </w:style>
  <w:style w:type="paragraph" w:customStyle="1" w:styleId="tabletxt">
    <w:name w:val="tabletxt"/>
    <w:basedOn w:val="Normal"/>
    <w:rsid w:val="009C76D6"/>
    <w:pPr>
      <w:autoSpaceDE w:val="0"/>
      <w:autoSpaceDN w:val="0"/>
      <w:adjustRightInd w:val="0"/>
      <w:spacing w:before="20" w:after="20"/>
    </w:pPr>
    <w:rPr>
      <w:rFonts w:ascii="Times New Roman" w:hAnsi="Times New Roman" w:cs="Arial"/>
      <w:sz w:val="20"/>
    </w:rPr>
  </w:style>
  <w:style w:type="paragraph" w:customStyle="1" w:styleId="Tabletext1">
    <w:name w:val="Tabletext"/>
    <w:basedOn w:val="Normal"/>
    <w:rsid w:val="009C76D6"/>
    <w:pPr>
      <w:keepLines/>
      <w:widowControl w:val="0"/>
      <w:spacing w:before="0" w:after="0" w:line="240" w:lineRule="atLeast"/>
      <w:jc w:val="left"/>
    </w:pPr>
    <w:rPr>
      <w:rFonts w:ascii="Arial" w:hAnsi="Arial"/>
      <w:sz w:val="20"/>
    </w:rPr>
  </w:style>
  <w:style w:type="paragraph" w:customStyle="1" w:styleId="InfoBlue">
    <w:name w:val="InfoBlue"/>
    <w:basedOn w:val="Normal"/>
    <w:next w:val="BodyText"/>
    <w:rsid w:val="009C76D6"/>
    <w:pPr>
      <w:widowControl w:val="0"/>
      <w:spacing w:before="0" w:line="240" w:lineRule="atLeast"/>
      <w:ind w:left="576"/>
    </w:pPr>
    <w:rPr>
      <w:rFonts w:ascii="Times New Roman" w:hAnsi="Times New Roman"/>
      <w:i/>
      <w:color w:val="0000FF"/>
      <w:sz w:val="24"/>
    </w:rPr>
  </w:style>
  <w:style w:type="table" w:customStyle="1" w:styleId="TableGrid0">
    <w:name w:val="TableGrid"/>
    <w:rsid w:val="001D174E"/>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CommentSubject">
    <w:name w:val="annotation subject"/>
    <w:basedOn w:val="CommentText"/>
    <w:next w:val="CommentText"/>
    <w:link w:val="CommentSubjectChar"/>
    <w:uiPriority w:val="99"/>
    <w:semiHidden/>
    <w:unhideWhenUsed/>
    <w:rsid w:val="00655F4B"/>
    <w:rPr>
      <w:b/>
      <w:bCs/>
      <w:sz w:val="20"/>
    </w:rPr>
  </w:style>
  <w:style w:type="character" w:customStyle="1" w:styleId="CommentTextChar">
    <w:name w:val="Comment Text Char"/>
    <w:basedOn w:val="DefaultParagraphFont"/>
    <w:link w:val="CommentText"/>
    <w:semiHidden/>
    <w:rsid w:val="00655F4B"/>
    <w:rPr>
      <w:rFonts w:ascii="Times" w:hAnsi="Times"/>
      <w:sz w:val="22"/>
    </w:rPr>
  </w:style>
  <w:style w:type="character" w:customStyle="1" w:styleId="CommentSubjectChar">
    <w:name w:val="Comment Subject Char"/>
    <w:basedOn w:val="CommentTextChar"/>
    <w:link w:val="CommentSubject"/>
    <w:uiPriority w:val="99"/>
    <w:semiHidden/>
    <w:rsid w:val="00655F4B"/>
    <w:rPr>
      <w:rFonts w:ascii="Times" w:hAnsi="Times"/>
      <w:b/>
      <w:bCs/>
      <w:sz w:val="22"/>
    </w:rPr>
  </w:style>
  <w:style w:type="paragraph" w:styleId="TOCHeading">
    <w:name w:val="TOC Heading"/>
    <w:basedOn w:val="Heading1"/>
    <w:next w:val="Normal"/>
    <w:uiPriority w:val="39"/>
    <w:unhideWhenUsed/>
    <w:qFormat/>
    <w:rsid w:val="00B00125"/>
    <w:pPr>
      <w:keepLines/>
      <w:numPr>
        <w:numId w:val="0"/>
      </w:numPr>
      <w:tabs>
        <w:tab w:val="clear" w:pos="360"/>
      </w:tabs>
      <w:spacing w:before="240"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Text">
    <w:name w:val="Text"/>
    <w:basedOn w:val="Normal"/>
    <w:rsid w:val="0034534F"/>
    <w:pPr>
      <w:keepLines/>
      <w:overflowPunct w:val="0"/>
      <w:autoSpaceDE w:val="0"/>
      <w:autoSpaceDN w:val="0"/>
      <w:adjustRightInd w:val="0"/>
      <w:spacing w:before="0" w:after="110"/>
      <w:ind w:left="567"/>
      <w:jc w:val="left"/>
      <w:textAlignment w:val="baseline"/>
    </w:pPr>
    <w:rPr>
      <w:rFonts w:ascii="Arial" w:hAnsi="Arial"/>
      <w:szCs w:val="24"/>
    </w:rPr>
  </w:style>
  <w:style w:type="paragraph" w:styleId="NormalWeb">
    <w:name w:val="Normal (Web)"/>
    <w:basedOn w:val="Normal"/>
    <w:uiPriority w:val="99"/>
    <w:rsid w:val="00E44E4C"/>
    <w:pPr>
      <w:spacing w:before="100" w:beforeAutospacing="1" w:after="100" w:afterAutospacing="1"/>
      <w:jc w:val="left"/>
    </w:pPr>
    <w:rPr>
      <w:rFonts w:ascii="Times New Roman" w:hAnsi="Times New Roman"/>
      <w:sz w:val="24"/>
      <w:szCs w:val="24"/>
    </w:rPr>
  </w:style>
  <w:style w:type="character" w:customStyle="1" w:styleId="mw-headline">
    <w:name w:val="mw-headline"/>
    <w:basedOn w:val="DefaultParagraphFont"/>
    <w:rsid w:val="00E44E4C"/>
  </w:style>
  <w:style w:type="paragraph" w:customStyle="1" w:styleId="ProcParagraph">
    <w:name w:val="Proc. Paragraph"/>
    <w:basedOn w:val="Normal"/>
    <w:rsid w:val="000E1E1C"/>
    <w:pPr>
      <w:spacing w:before="0"/>
      <w:jc w:val="left"/>
    </w:pPr>
    <w:rPr>
      <w:rFonts w:ascii="Arial" w:hAnsi="Arial"/>
    </w:rPr>
  </w:style>
  <w:style w:type="paragraph" w:customStyle="1" w:styleId="ProcHeading1">
    <w:name w:val="Proc. Heading 1"/>
    <w:basedOn w:val="Normal"/>
    <w:next w:val="ProcParagraph"/>
    <w:rsid w:val="00195259"/>
    <w:pPr>
      <w:keepNext/>
      <w:spacing w:before="240"/>
      <w:ind w:left="864" w:hanging="864"/>
      <w:jc w:val="left"/>
    </w:pPr>
    <w:rPr>
      <w:rFonts w:ascii="Arial" w:hAnsi="Arial"/>
      <w:b/>
      <w:caps/>
      <w:sz w:val="28"/>
    </w:rPr>
  </w:style>
  <w:style w:type="paragraph" w:customStyle="1" w:styleId="Style1">
    <w:name w:val="Style1"/>
    <w:basedOn w:val="Heading1"/>
    <w:qFormat/>
    <w:rsid w:val="00C94A36"/>
    <w:pPr>
      <w:shd w:val="clear" w:color="auto" w:fill="344F5D"/>
      <w:tabs>
        <w:tab w:val="left" w:pos="450"/>
        <w:tab w:val="left" w:pos="720"/>
        <w:tab w:val="left" w:pos="1080"/>
        <w:tab w:val="left" w:pos="1440"/>
        <w:tab w:val="left" w:pos="1800"/>
        <w:tab w:val="left" w:pos="2160"/>
      </w:tabs>
      <w:suppressAutoHyphens/>
      <w:spacing w:after="220"/>
    </w:pPr>
  </w:style>
  <w:style w:type="paragraph" w:customStyle="1" w:styleId="Style2">
    <w:name w:val="Style2"/>
    <w:basedOn w:val="Heading1"/>
    <w:qFormat/>
    <w:rsid w:val="007A7C38"/>
    <w:pPr>
      <w:shd w:val="clear" w:color="auto" w:fill="344F5D"/>
    </w:pPr>
  </w:style>
  <w:style w:type="paragraph" w:customStyle="1" w:styleId="Style3">
    <w:name w:val="Style3"/>
    <w:basedOn w:val="Style1"/>
    <w:qFormat/>
    <w:rsid w:val="007A7C38"/>
    <w:rPr>
      <w:color w:val="EEECE1" w:themeColor="background2"/>
    </w:rPr>
  </w:style>
  <w:style w:type="paragraph" w:customStyle="1" w:styleId="Style4">
    <w:name w:val="Style4"/>
    <w:basedOn w:val="Heading1"/>
    <w:qFormat/>
    <w:rsid w:val="007A7C38"/>
    <w:pPr>
      <w:shd w:val="clear" w:color="auto" w:fill="344F5D"/>
    </w:pPr>
    <w:rPr>
      <w:color w:val="FFFFFF" w:themeColor="background1"/>
    </w:rPr>
  </w:style>
  <w:style w:type="paragraph" w:customStyle="1" w:styleId="Style5">
    <w:name w:val="Style5"/>
    <w:basedOn w:val="Heading2"/>
    <w:qFormat/>
    <w:rsid w:val="00D43184"/>
    <w:pPr>
      <w:shd w:val="clear" w:color="auto" w:fill="57A296"/>
    </w:pPr>
  </w:style>
  <w:style w:type="paragraph" w:customStyle="1" w:styleId="Style6">
    <w:name w:val="Style6"/>
    <w:basedOn w:val="Style5"/>
    <w:qFormat/>
    <w:rsid w:val="00E74C0F"/>
    <w:rPr>
      <w:color w:val="FFFFFF" w:themeColor="background1"/>
    </w:rPr>
  </w:style>
  <w:style w:type="paragraph" w:customStyle="1" w:styleId="Style7">
    <w:name w:val="Style7"/>
    <w:basedOn w:val="Style5"/>
    <w:qFormat/>
    <w:rsid w:val="00E74C0F"/>
    <w:rPr>
      <w:color w:val="FFFFFF" w:themeColor="background1"/>
    </w:rPr>
  </w:style>
  <w:style w:type="paragraph" w:customStyle="1" w:styleId="Style8">
    <w:name w:val="Style8"/>
    <w:basedOn w:val="Style5"/>
    <w:qFormat/>
    <w:rsid w:val="00022179"/>
    <w:rPr>
      <w:color w:val="FFFFFF" w:themeColor="background1"/>
    </w:rPr>
  </w:style>
  <w:style w:type="character" w:customStyle="1" w:styleId="FootnoteTextChar">
    <w:name w:val="Footnote Text Char"/>
    <w:basedOn w:val="DefaultParagraphFont"/>
    <w:link w:val="FootnoteText"/>
    <w:uiPriority w:val="99"/>
    <w:semiHidden/>
    <w:rsid w:val="0078155A"/>
    <w:rPr>
      <w:rFonts w:ascii="Arial" w:hAnsi="Arial"/>
      <w:sz w:val="22"/>
    </w:rPr>
  </w:style>
  <w:style w:type="paragraph" w:styleId="Revision">
    <w:name w:val="Revision"/>
    <w:hidden/>
    <w:uiPriority w:val="99"/>
    <w:semiHidden/>
    <w:rsid w:val="007751E9"/>
    <w:rPr>
      <w:rFonts w:ascii="Times" w:hAnsi="Times"/>
      <w:sz w:val="22"/>
    </w:rPr>
  </w:style>
  <w:style w:type="character" w:customStyle="1" w:styleId="HeaderChar">
    <w:name w:val="Header Char"/>
    <w:basedOn w:val="DefaultParagraphFont"/>
    <w:link w:val="Header"/>
    <w:semiHidden/>
    <w:rsid w:val="003724F8"/>
    <w:rPr>
      <w:rFonts w:ascii="Arial" w:hAnsi="Arial"/>
      <w:b/>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28765">
      <w:bodyDiv w:val="1"/>
      <w:marLeft w:val="0"/>
      <w:marRight w:val="0"/>
      <w:marTop w:val="0"/>
      <w:marBottom w:val="0"/>
      <w:divBdr>
        <w:top w:val="none" w:sz="0" w:space="0" w:color="auto"/>
        <w:left w:val="none" w:sz="0" w:space="0" w:color="auto"/>
        <w:bottom w:val="none" w:sz="0" w:space="0" w:color="auto"/>
        <w:right w:val="none" w:sz="0" w:space="0" w:color="auto"/>
      </w:divBdr>
    </w:div>
    <w:div w:id="359474313">
      <w:bodyDiv w:val="1"/>
      <w:marLeft w:val="0"/>
      <w:marRight w:val="0"/>
      <w:marTop w:val="0"/>
      <w:marBottom w:val="0"/>
      <w:divBdr>
        <w:top w:val="none" w:sz="0" w:space="0" w:color="auto"/>
        <w:left w:val="none" w:sz="0" w:space="0" w:color="auto"/>
        <w:bottom w:val="none" w:sz="0" w:space="0" w:color="auto"/>
        <w:right w:val="none" w:sz="0" w:space="0" w:color="auto"/>
      </w:divBdr>
    </w:div>
    <w:div w:id="660935625">
      <w:bodyDiv w:val="1"/>
      <w:marLeft w:val="0"/>
      <w:marRight w:val="0"/>
      <w:marTop w:val="0"/>
      <w:marBottom w:val="0"/>
      <w:divBdr>
        <w:top w:val="none" w:sz="0" w:space="0" w:color="auto"/>
        <w:left w:val="none" w:sz="0" w:space="0" w:color="auto"/>
        <w:bottom w:val="none" w:sz="0" w:space="0" w:color="auto"/>
        <w:right w:val="none" w:sz="0" w:space="0" w:color="auto"/>
      </w:divBdr>
    </w:div>
    <w:div w:id="738018427">
      <w:bodyDiv w:val="1"/>
      <w:marLeft w:val="0"/>
      <w:marRight w:val="0"/>
      <w:marTop w:val="0"/>
      <w:marBottom w:val="0"/>
      <w:divBdr>
        <w:top w:val="none" w:sz="0" w:space="0" w:color="auto"/>
        <w:left w:val="none" w:sz="0" w:space="0" w:color="auto"/>
        <w:bottom w:val="none" w:sz="0" w:space="0" w:color="auto"/>
        <w:right w:val="none" w:sz="0" w:space="0" w:color="auto"/>
      </w:divBdr>
    </w:div>
    <w:div w:id="102348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comments" Target="comments.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microsoft.com/office/2011/relationships/people" Target="people.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9b4da94-adab-442e-833a-6409e01698ec" xsi:nil="true"/>
    <lcf76f155ced4ddcb4097134ff3c332f xmlns="eda421a6-75d0-4a45-b2b4-a6651a37a8c5">
      <Terms xmlns="http://schemas.microsoft.com/office/infopath/2007/PartnerControls"/>
    </lcf76f155ced4ddcb4097134ff3c332f>
    <Date_x002f_Time xmlns="eda421a6-75d0-4a45-b2b4-a6651a37a8c5"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966CEECAE8D774E828594954CD1F56E" ma:contentTypeVersion="22" ma:contentTypeDescription="Create a new document." ma:contentTypeScope="" ma:versionID="214b35366e0d690ffbf6984324cd34e8">
  <xsd:schema xmlns:xsd="http://www.w3.org/2001/XMLSchema" xmlns:xs="http://www.w3.org/2001/XMLSchema" xmlns:p="http://schemas.microsoft.com/office/2006/metadata/properties" xmlns:ns1="http://schemas.microsoft.com/sharepoint/v3" xmlns:ns2="eda421a6-75d0-4a45-b2b4-a6651a37a8c5" xmlns:ns3="b9b4da94-adab-442e-833a-6409e01698ec" targetNamespace="http://schemas.microsoft.com/office/2006/metadata/properties" ma:root="true" ma:fieldsID="8c9a8e0534aa9d7ee2c9291feed08d9e" ns1:_="" ns2:_="" ns3:_="">
    <xsd:import namespace="http://schemas.microsoft.com/sharepoint/v3"/>
    <xsd:import namespace="eda421a6-75d0-4a45-b2b4-a6651a37a8c5"/>
    <xsd:import namespace="b9b4da94-adab-442e-833a-6409e01698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Date_x002f_Tim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Unified Compliance Policy Properties" ma:hidden="true" ma:internalName="_ip_UnifiedCompliancePolicyProperties">
      <xsd:simpleType>
        <xsd:restriction base="dms:Note"/>
      </xsd:simpleType>
    </xsd:element>
    <xsd:element name="_ip_UnifiedCompliancePolicyUIAction" ma:index="2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a421a6-75d0-4a45-b2b4-a6651a37a8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0252dbb-dce2-4c6b-8bf9-2ac709a4ab1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Date_x002f_Time" ma:index="27" nillable="true" ma:displayName="Date/Time" ma:format="DateOnly" ma:internalName="Date_x002f_Tim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9b4da94-adab-442e-833a-6409e01698e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2a9d92a-2aaf-4e8a-a574-b44d90af7ad4}" ma:internalName="TaxCatchAll" ma:readOnly="false" ma:showField="CatchAllData" ma:web="b9b4da94-adab-442e-833a-6409e01698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3A98E8-FB82-49B4-83D6-371F194F675C}">
  <ds:schemaRefs>
    <ds:schemaRef ds:uri="http://schemas.openxmlformats.org/officeDocument/2006/bibliography"/>
  </ds:schemaRefs>
</ds:datastoreItem>
</file>

<file path=customXml/itemProps2.xml><?xml version="1.0" encoding="utf-8"?>
<ds:datastoreItem xmlns:ds="http://schemas.openxmlformats.org/officeDocument/2006/customXml" ds:itemID="{827709EE-12C3-4F76-9536-A1C822B0B5ED}">
  <ds:schemaRefs>
    <ds:schemaRef ds:uri="http://schemas.microsoft.com/sharepoint/v3/contenttype/forms"/>
  </ds:schemaRefs>
</ds:datastoreItem>
</file>

<file path=customXml/itemProps3.xml><?xml version="1.0" encoding="utf-8"?>
<ds:datastoreItem xmlns:ds="http://schemas.openxmlformats.org/officeDocument/2006/customXml" ds:itemID="{6609C06E-59AC-4060-95A8-50A7C27F39F7}">
  <ds:schemaRefs>
    <ds:schemaRef ds:uri="http://schemas.microsoft.com/office/2006/metadata/properties"/>
    <ds:schemaRef ds:uri="http://schemas.microsoft.com/office/infopath/2007/PartnerControls"/>
    <ds:schemaRef ds:uri="b9b4da94-adab-442e-833a-6409e01698ec"/>
    <ds:schemaRef ds:uri="eda421a6-75d0-4a45-b2b4-a6651a37a8c5"/>
  </ds:schemaRefs>
</ds:datastoreItem>
</file>

<file path=customXml/itemProps4.xml><?xml version="1.0" encoding="utf-8"?>
<ds:datastoreItem xmlns:ds="http://schemas.openxmlformats.org/officeDocument/2006/customXml" ds:itemID="{1EBC0B52-F60D-4EBA-894E-A6EC02470F83}"/>
</file>

<file path=docProps/app.xml><?xml version="1.0" encoding="utf-8"?>
<Properties xmlns="http://schemas.openxmlformats.org/officeDocument/2006/extended-properties" xmlns:vt="http://schemas.openxmlformats.org/officeDocument/2006/docPropsVTypes">
  <Template>Normal</Template>
  <TotalTime>2</TotalTime>
  <Pages>5</Pages>
  <Words>1071</Words>
  <Characters>6492</Characters>
  <Application>Microsoft Office Word</Application>
  <DocSecurity>0</DocSecurity>
  <Lines>127</Lines>
  <Paragraphs>91</Paragraphs>
  <ScaleCrop>false</ScaleCrop>
  <Company>EDO Corporation</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EDO Report 020807P</dc:title>
  <dc:subject/>
  <dc:creator>Cindy Mata</dc:creator>
  <cp:keywords/>
  <dc:description/>
  <cp:lastModifiedBy>Joshua Barnhart</cp:lastModifiedBy>
  <cp:revision>6</cp:revision>
  <cp:lastPrinted>2023-10-25T22:25:00Z</cp:lastPrinted>
  <dcterms:created xsi:type="dcterms:W3CDTF">2026-01-26T14:46:00Z</dcterms:created>
  <dcterms:modified xsi:type="dcterms:W3CDTF">2026-03-13T13:18:00Z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0x0101000966CEECAE8D774E828594954CD1F56E</vt:lpwstr>
  </property>
  <property fmtid="{D5CDD505-2E9C-101B-9397-08002B2CF9AE}" pid="3" name="MSIP_Label_defa4170-0d19-0005-0004-bc88714345d2_Enabled">
    <vt:lpwstr>true</vt:lpwstr>
  </property>
  <property fmtid="{D5CDD505-2E9C-101B-9397-08002B2CF9AE}" pid="4" name="MSIP_Label_defa4170-0d19-0005-0004-bc88714345d2_SetDate">
    <vt:lpwstr>2024-02-12T15:05:53Z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a1e2de66-0364-455c-ae0f-b271970d13cc</vt:lpwstr>
  </property>
  <property fmtid="{D5CDD505-2E9C-101B-9397-08002B2CF9AE}" pid="8" name="MSIP_Label_defa4170-0d19-0005-0004-bc88714345d2_ActionId">
    <vt:lpwstr>b5c9a765-a281-4c51-87be-24b8eccba646</vt:lpwstr>
  </property>
  <property fmtid="{D5CDD505-2E9C-101B-9397-08002B2CF9AE}" pid="9" name="MSIP_Label_defa4170-0d19-0005-0004-bc88714345d2_ContentBits">
    <vt:lpwstr>0</vt:lpwstr>
  </property>
  <property fmtid="{D5CDD505-2E9C-101B-9397-08002B2CF9AE}" pid="10" name="MediaServiceImageTags">
    <vt:lpwstr/>
  </property>
</Properties>
</file>